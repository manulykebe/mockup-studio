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CF000" w14:textId="77777777" w:rsidR="00CA561C" w:rsidRDefault="00CA561C" w:rsidP="00CA561C">
      <w:pPr>
        <w:rPr>
          <w:b/>
          <w:bCs/>
        </w:rPr>
      </w:pPr>
      <w:r>
        <w:rPr>
          <w:b/>
          <w:bCs/>
        </w:rPr>
        <w:t>DESCRIPTION</w:t>
      </w:r>
    </w:p>
    <w:p w14:paraId="02BFD6DF" w14:textId="77777777" w:rsidR="00CA561C" w:rsidRDefault="00CA561C" w:rsidP="00CA561C">
      <w:pPr>
        <w:rPr>
          <w:b/>
          <w:bCs/>
        </w:rPr>
      </w:pPr>
      <w:r>
        <w:rPr>
          <w:b/>
          <w:bCs/>
        </w:rPr>
        <w:t xml:space="preserve">Current: </w:t>
      </w:r>
    </w:p>
    <w:p w14:paraId="45DACD4A" w14:textId="77777777" w:rsidR="00CA561C" w:rsidRPr="00CA561C" w:rsidRDefault="00CA561C" w:rsidP="00CA561C">
      <w:r w:rsidRPr="00CA561C">
        <w:rPr>
          <w:b/>
          <w:bCs/>
        </w:rPr>
        <w:t>As a User </w:t>
      </w:r>
      <w:r w:rsidRPr="00CA561C">
        <w:t>I want to be able to populate multiple preparation sub tables in the material selector and set the order of the selected materials, </w:t>
      </w:r>
      <w:r w:rsidRPr="00CA561C">
        <w:rPr>
          <w:b/>
          <w:bCs/>
        </w:rPr>
        <w:t>so that</w:t>
      </w:r>
      <w:r w:rsidRPr="00CA561C">
        <w:t> work can be planned more efficiently.</w:t>
      </w:r>
    </w:p>
    <w:p w14:paraId="1809B24A" w14:textId="386F33E3" w:rsidR="00CA561C" w:rsidRDefault="00CA561C" w:rsidP="00CA561C">
      <w:r>
        <w:rPr>
          <w:b/>
          <w:bCs/>
        </w:rPr>
        <w:t xml:space="preserve">To be replaced by: </w:t>
      </w:r>
      <w:r w:rsidRPr="00CA561C">
        <w:rPr>
          <w:b/>
          <w:bCs/>
        </w:rPr>
        <w:br/>
        <w:t>As a User</w:t>
      </w:r>
      <w:r w:rsidRPr="00CA561C">
        <w:t>, I want to pick, reorder, link, and review preparations, materials, samples, and equipment in a unified split-screen interface,</w:t>
      </w:r>
      <w:r w:rsidRPr="00CA561C">
        <w:br/>
      </w:r>
      <w:r w:rsidRPr="00CA561C">
        <w:rPr>
          <w:b/>
          <w:bCs/>
        </w:rPr>
        <w:t>So that</w:t>
      </w:r>
      <w:r w:rsidRPr="00CA561C">
        <w:t> I can establish accurate parent-child preparation dependencies, prevent circular references, and maintain complete traceability across experiment subtables.</w:t>
      </w:r>
    </w:p>
    <w:p w14:paraId="6556CF84" w14:textId="77777777" w:rsidR="00CA561C" w:rsidRDefault="00CA561C" w:rsidP="00CA561C"/>
    <w:p w14:paraId="67689B99" w14:textId="2CD52B8A" w:rsidR="00CA561C" w:rsidRPr="00CA561C" w:rsidRDefault="00CA561C" w:rsidP="00CA561C">
      <w:pPr>
        <w:rPr>
          <w:b/>
          <w:bCs/>
        </w:rPr>
      </w:pPr>
      <w:commentRangeStart w:id="0"/>
      <w:commentRangeStart w:id="1"/>
      <w:r w:rsidRPr="00CA561C">
        <w:rPr>
          <w:b/>
          <w:bCs/>
        </w:rPr>
        <w:t>ACCEPTANCE CRITERIA</w:t>
      </w:r>
      <w:commentRangeEnd w:id="0"/>
      <w:r w:rsidR="007937A8" w:rsidRPr="00CA561C">
        <w:rPr>
          <w:rStyle w:val="CommentReference"/>
          <w:b/>
          <w:bCs/>
          <w:sz w:val="24"/>
          <w:szCs w:val="24"/>
        </w:rPr>
        <w:commentReference w:id="0"/>
      </w:r>
      <w:commentRangeEnd w:id="1"/>
      <w:r w:rsidR="002A7E81" w:rsidRPr="00CA561C">
        <w:rPr>
          <w:rStyle w:val="CommentReference"/>
          <w:b/>
          <w:bCs/>
          <w:sz w:val="24"/>
          <w:szCs w:val="24"/>
        </w:rPr>
        <w:commentReference w:id="1"/>
      </w:r>
    </w:p>
    <w:p w14:paraId="4709897D" w14:textId="49C7DE2E" w:rsidR="00CA561C" w:rsidRPr="00CA561C" w:rsidDel="00955E67" w:rsidRDefault="00CA561C" w:rsidP="00CA561C">
      <w:pPr>
        <w:rPr>
          <w:del w:id="2" w:author="Van den broeck, Tamara [JRDBE NON-J&amp;J]" w:date="2026-09-10T14:54:00Z" w16du:dateUtc="2026-09-10T12:54:00Z"/>
        </w:rPr>
      </w:pPr>
      <w:del w:id="3" w:author="Van den broeck, Tamara [JRDBE NON-J&amp;J]" w:date="2026-09-10T14:54:00Z" w16du:dateUtc="2026-09-10T12:54:00Z">
        <w:r w:rsidRPr="00CA561C" w:rsidDel="00955E67">
          <w:rPr>
            <w:b/>
            <w:bCs/>
          </w:rPr>
          <w:delText>Preconditions</w:delText>
        </w:r>
      </w:del>
    </w:p>
    <w:p w14:paraId="53EC5A9F" w14:textId="76B31BA9" w:rsidR="00CA561C" w:rsidRPr="00CA561C" w:rsidDel="00955E67" w:rsidRDefault="00CA561C" w:rsidP="00CA561C">
      <w:pPr>
        <w:numPr>
          <w:ilvl w:val="0"/>
          <w:numId w:val="1"/>
        </w:numPr>
        <w:rPr>
          <w:del w:id="4" w:author="Van den broeck, Tamara [JRDBE NON-J&amp;J]" w:date="2026-09-10T14:54:00Z" w16du:dateUtc="2026-09-10T12:54:00Z"/>
        </w:rPr>
      </w:pPr>
      <w:del w:id="5" w:author="Van den broeck, Tamara [JRDBE NON-J&amp;J]" w:date="2026-09-10T14:54:00Z" w16du:dateUtc="2026-09-10T12:54:00Z">
        <w:r w:rsidRPr="00CA561C" w:rsidDel="00955E67">
          <w:delText>Given the user has an active Signals session.</w:delText>
        </w:r>
      </w:del>
    </w:p>
    <w:p w14:paraId="2D5D7A47" w14:textId="399DE897" w:rsidR="00CA561C" w:rsidRPr="00CA561C" w:rsidDel="00955E67" w:rsidRDefault="00CA561C" w:rsidP="00CA561C">
      <w:pPr>
        <w:numPr>
          <w:ilvl w:val="0"/>
          <w:numId w:val="1"/>
        </w:numPr>
        <w:rPr>
          <w:del w:id="6" w:author="Van den broeck, Tamara [JRDBE NON-J&amp;J]" w:date="2026-09-10T14:54:00Z" w16du:dateUtc="2026-09-10T12:54:00Z"/>
        </w:rPr>
      </w:pPr>
      <w:del w:id="7" w:author="Van den broeck, Tamara [JRDBE NON-J&amp;J]" w:date="2026-09-10T14:54:00Z" w16du:dateUtc="2026-09-10T12:54:00Z">
        <w:r w:rsidRPr="00CA561C" w:rsidDel="00955E67">
          <w:delText>And the user opens an experiment containing a Preparation Master table and associated sub-entity tables (Preparations, Materials, Samples, Equipment).</w:delText>
        </w:r>
      </w:del>
    </w:p>
    <w:p w14:paraId="0C5581CC" w14:textId="08AE2759" w:rsidR="007937A8" w:rsidRPr="00CA561C" w:rsidDel="00955E67" w:rsidRDefault="00CA561C" w:rsidP="00955E67">
      <w:pPr>
        <w:numPr>
          <w:ilvl w:val="0"/>
          <w:numId w:val="1"/>
        </w:numPr>
        <w:rPr>
          <w:del w:id="8" w:author="Van den broeck, Tamara [JRDBE NON-J&amp;J]" w:date="2026-09-10T14:53:00Z" w16du:dateUtc="2026-09-10T12:53:00Z"/>
        </w:rPr>
      </w:pPr>
      <w:del w:id="9" w:author="Van den broeck, Tamara [JRDBE NON-J&amp;J]" w:date="2026-09-10T14:54:00Z" w16du:dateUtc="2026-09-10T12:54:00Z">
        <w:r w:rsidRPr="00CA561C" w:rsidDel="00955E67">
          <w:delText>And the user launches the Signals Preparations Picker interface.</w:delText>
        </w:r>
      </w:del>
    </w:p>
    <w:p w14:paraId="3AD5EA9E" w14:textId="77777777" w:rsidR="00955E67" w:rsidRDefault="00955E67" w:rsidP="00955E67">
      <w:pPr>
        <w:rPr>
          <w:ins w:id="10" w:author="Van den broeck, Tamara [JRDBE NON-J&amp;J]" w:date="2026-09-10T14:53:00Z" w16du:dateUtc="2026-09-10T12:53:00Z"/>
          <w:b/>
          <w:bCs/>
        </w:rPr>
      </w:pPr>
    </w:p>
    <w:p w14:paraId="61AC3A0A" w14:textId="4E34FDAF" w:rsidR="007F6A09" w:rsidRPr="00955E67" w:rsidRDefault="00955E67" w:rsidP="00955E67">
      <w:pPr>
        <w:rPr>
          <w:ins w:id="11" w:author="Van den broeck, Tamara [JRDBE NON-J&amp;J]" w:date="2026-09-10T14:44:00Z" w16du:dateUtc="2026-09-10T12:44:00Z"/>
        </w:rPr>
      </w:pPr>
      <w:ins w:id="12" w:author="Van den broeck, Tamara [JRDBE NON-J&amp;J]" w:date="2026-09-10T14:52:00Z" w16du:dateUtc="2026-09-10T12:52:00Z">
        <w:r w:rsidRPr="00955E67">
          <w:rPr>
            <w:b/>
            <w:bCs/>
            <w:rPrChange w:id="13" w:author="Van den broeck, Tamara [JRDBE NON-J&amp;J]" w:date="2026-09-10T14:53:00Z" w16du:dateUtc="2026-09-10T12:53:00Z">
              <w:rPr/>
            </w:rPrChange>
          </w:rPr>
          <w:t xml:space="preserve">1) </w:t>
        </w:r>
      </w:ins>
      <w:ins w:id="14" w:author="Van den broeck, Tamara [JRDBE NON-J&amp;J]" w:date="2026-09-10T15:13:00Z" w16du:dateUtc="2026-09-10T13:13:00Z">
        <w:r w:rsidR="009C5C2A">
          <w:rPr>
            <w:b/>
            <w:bCs/>
          </w:rPr>
          <w:t>Initial activation of the preparation selector external action</w:t>
        </w:r>
      </w:ins>
    </w:p>
    <w:p w14:paraId="7CB737E0" w14:textId="77777777" w:rsidR="007F6A09" w:rsidRPr="007F6A09" w:rsidRDefault="007F6A09" w:rsidP="007F6A09">
      <w:pPr>
        <w:spacing w:after="0" w:line="240" w:lineRule="auto"/>
        <w:rPr>
          <w:ins w:id="15" w:author="Van den broeck, Tamara [JRDBE NON-J&amp;J]" w:date="2026-09-10T14:44:00Z"/>
          <w:rPrChange w:id="16" w:author="Van den broeck, Tamara [JRDBE NON-J&amp;J]" w:date="2026-09-10T14:44:00Z" w16du:dateUtc="2026-09-10T12:44:00Z">
            <w:rPr>
              <w:ins w:id="17" w:author="Van den broeck, Tamara [JRDBE NON-J&amp;J]" w:date="2026-09-10T14:44:00Z"/>
              <w:b/>
              <w:bCs/>
            </w:rPr>
          </w:rPrChange>
        </w:rPr>
        <w:pPrChange w:id="18" w:author="Van den broeck, Tamara [JRDBE NON-J&amp;J]" w:date="2026-09-10T14:44:00Z" w16du:dateUtc="2026-09-10T12:44:00Z">
          <w:pPr/>
        </w:pPrChange>
      </w:pPr>
      <w:ins w:id="19" w:author="Van den broeck, Tamara [JRDBE NON-J&amp;J]" w:date="2026-09-10T14:44:00Z">
        <w:r w:rsidRPr="007F6A09">
          <w:rPr>
            <w:rPrChange w:id="20" w:author="Van den broeck, Tamara [JRDBE NON-J&amp;J]" w:date="2026-09-10T14:44:00Z" w16du:dateUtc="2026-09-10T12:44:00Z">
              <w:rPr>
                <w:b/>
                <w:bCs/>
              </w:rPr>
            </w:rPrChange>
          </w:rPr>
          <w:t>Given</w:t>
        </w:r>
      </w:ins>
    </w:p>
    <w:p w14:paraId="1BE78E74" w14:textId="77777777" w:rsidR="007F6A09" w:rsidRPr="007F6A09" w:rsidRDefault="007F6A09" w:rsidP="007F6A09">
      <w:pPr>
        <w:numPr>
          <w:ilvl w:val="0"/>
          <w:numId w:val="2"/>
        </w:numPr>
        <w:spacing w:after="0" w:line="240" w:lineRule="auto"/>
        <w:rPr>
          <w:ins w:id="21" w:author="Van den broeck, Tamara [JRDBE NON-J&amp;J]" w:date="2026-09-10T14:44:00Z"/>
          <w:rPrChange w:id="22" w:author="Van den broeck, Tamara [JRDBE NON-J&amp;J]" w:date="2026-09-10T14:44:00Z" w16du:dateUtc="2026-09-10T12:44:00Z">
            <w:rPr>
              <w:ins w:id="23" w:author="Van den broeck, Tamara [JRDBE NON-J&amp;J]" w:date="2026-09-10T14:44:00Z"/>
              <w:b/>
              <w:bCs/>
            </w:rPr>
          </w:rPrChange>
        </w:rPr>
        <w:pPrChange w:id="24" w:author="Van den broeck, Tamara [JRDBE NON-J&amp;J]" w:date="2026-09-10T14:44:00Z" w16du:dateUtc="2026-09-10T12:44:00Z">
          <w:pPr>
            <w:numPr>
              <w:numId w:val="2"/>
            </w:numPr>
            <w:tabs>
              <w:tab w:val="num" w:pos="720"/>
            </w:tabs>
            <w:ind w:left="720" w:hanging="360"/>
          </w:pPr>
        </w:pPrChange>
      </w:pPr>
      <w:ins w:id="25" w:author="Van den broeck, Tamara [JRDBE NON-J&amp;J]" w:date="2026-09-10T14:44:00Z">
        <w:r w:rsidRPr="007F6A09">
          <w:rPr>
            <w:rPrChange w:id="26" w:author="Van den broeck, Tamara [JRDBE NON-J&amp;J]" w:date="2026-09-10T14:44:00Z" w16du:dateUtc="2026-09-10T12:44:00Z">
              <w:rPr>
                <w:b/>
                <w:bCs/>
              </w:rPr>
            </w:rPrChange>
          </w:rPr>
          <w:t>A User with access to Signals</w:t>
        </w:r>
      </w:ins>
    </w:p>
    <w:p w14:paraId="1D50B835" w14:textId="18A33D02" w:rsidR="007F6A09" w:rsidRPr="007F6A09" w:rsidRDefault="007F6A09" w:rsidP="007F6A09">
      <w:pPr>
        <w:numPr>
          <w:ilvl w:val="0"/>
          <w:numId w:val="2"/>
        </w:numPr>
        <w:spacing w:after="0" w:line="240" w:lineRule="auto"/>
        <w:rPr>
          <w:ins w:id="27" w:author="Van den broeck, Tamara [JRDBE NON-J&amp;J]" w:date="2026-09-10T14:44:00Z"/>
          <w:rPrChange w:id="28" w:author="Van den broeck, Tamara [JRDBE NON-J&amp;J]" w:date="2026-09-10T14:44:00Z" w16du:dateUtc="2026-09-10T12:44:00Z">
            <w:rPr>
              <w:ins w:id="29" w:author="Van den broeck, Tamara [JRDBE NON-J&amp;J]" w:date="2026-09-10T14:44:00Z"/>
              <w:b/>
              <w:bCs/>
            </w:rPr>
          </w:rPrChange>
        </w:rPr>
        <w:pPrChange w:id="30" w:author="Van den broeck, Tamara [JRDBE NON-J&amp;J]" w:date="2026-09-10T14:44:00Z" w16du:dateUtc="2026-09-10T12:44:00Z">
          <w:pPr>
            <w:numPr>
              <w:numId w:val="2"/>
            </w:numPr>
            <w:tabs>
              <w:tab w:val="num" w:pos="720"/>
            </w:tabs>
            <w:ind w:left="720" w:hanging="360"/>
          </w:pPr>
        </w:pPrChange>
      </w:pPr>
      <w:ins w:id="31" w:author="Van den broeck, Tamara [JRDBE NON-J&amp;J]" w:date="2026-09-10T14:44:00Z">
        <w:r w:rsidRPr="007F6A09">
          <w:rPr>
            <w:rPrChange w:id="32" w:author="Van den broeck, Tamara [JRDBE NON-J&amp;J]" w:date="2026-09-10T14:44:00Z" w16du:dateUtc="2026-09-10T12:44:00Z">
              <w:rPr>
                <w:b/>
                <w:bCs/>
              </w:rPr>
            </w:rPrChange>
          </w:rPr>
          <w:t xml:space="preserve">A Signals </w:t>
        </w:r>
      </w:ins>
      <w:ins w:id="33" w:author="Van den broeck, Tamara [JRDBE NON-J&amp;J]" w:date="2026-09-10T14:54:00Z" w16du:dateUtc="2026-09-10T12:54:00Z">
        <w:r w:rsidR="00955E67">
          <w:t xml:space="preserve">(GxP) </w:t>
        </w:r>
      </w:ins>
      <w:ins w:id="34" w:author="Van den broeck, Tamara [JRDBE NON-J&amp;J]" w:date="2026-09-10T14:44:00Z">
        <w:r w:rsidRPr="007F6A09">
          <w:rPr>
            <w:rPrChange w:id="35" w:author="Van den broeck, Tamara [JRDBE NON-J&amp;J]" w:date="2026-09-10T14:44:00Z" w16du:dateUtc="2026-09-10T12:44:00Z">
              <w:rPr>
                <w:b/>
                <w:bCs/>
              </w:rPr>
            </w:rPrChange>
          </w:rPr>
          <w:t>Experiment using table templates  '</w:t>
        </w:r>
        <w:r w:rsidRPr="007F6A09">
          <w:rPr>
            <w:rPrChange w:id="36" w:author="Van den broeck, Tamara [JRDBE NON-J&amp;J]" w:date="2026-09-10T14:44:00Z" w16du:dateUtc="2026-09-10T12:44:00Z">
              <w:rPr>
                <w:b/>
                <w:bCs/>
              </w:rPr>
            </w:rPrChange>
          </w:rPr>
          <w:fldChar w:fldCharType="begin"/>
        </w:r>
        <w:r w:rsidRPr="007F6A09">
          <w:rPr>
            <w:rPrChange w:id="37" w:author="Van den broeck, Tamara [JRDBE NON-J&amp;J]" w:date="2026-09-10T14:44:00Z" w16du:dateUtc="2026-09-10T12:44:00Z">
              <w:rPr>
                <w:b/>
                <w:bCs/>
              </w:rPr>
            </w:rPrChange>
          </w:rPr>
          <w:instrText>HYPERLINK "https://devinternal.srppvt4s3r.revvitycloud.eu/snconfig/table-template/grid:878713a5-e01c-4d7f-a474-afe3017c6c0d" \t "_blank"</w:instrText>
        </w:r>
        <w:r w:rsidRPr="007F6A09">
          <w:rPr>
            <w:rPrChange w:id="38" w:author="Van den broeck, Tamara [JRDBE NON-J&amp;J]" w:date="2026-09-10T14:44:00Z" w16du:dateUtc="2026-09-10T12:44:00Z">
              <w:rPr>
                <w:b/>
                <w:bCs/>
              </w:rPr>
            </w:rPrChange>
          </w:rPr>
        </w:r>
        <w:r w:rsidRPr="007F6A09">
          <w:rPr>
            <w:rPrChange w:id="39" w:author="Van den broeck, Tamara [JRDBE NON-J&amp;J]" w:date="2026-09-10T14:44:00Z" w16du:dateUtc="2026-09-10T12:44:00Z">
              <w:rPr>
                <w:b/>
                <w:bCs/>
              </w:rPr>
            </w:rPrChange>
          </w:rPr>
          <w:fldChar w:fldCharType="separate"/>
        </w:r>
        <w:r w:rsidRPr="007F6A09">
          <w:rPr>
            <w:rStyle w:val="Hyperlink"/>
            <w:rPrChange w:id="40" w:author="Van den broeck, Tamara [JRDBE NON-J&amp;J]" w:date="2026-09-10T14:44:00Z" w16du:dateUtc="2026-09-10T12:44:00Z">
              <w:rPr>
                <w:rStyle w:val="Hyperlink"/>
                <w:b/>
                <w:bCs/>
              </w:rPr>
            </w:rPrChange>
          </w:rPr>
          <w:t>GxP</w:t>
        </w:r>
      </w:ins>
      <w:ins w:id="41" w:author="Van den broeck, Tamara [JRDBE NON-J&amp;J]" w:date="2026-09-10T14:49:00Z" w16du:dateUtc="2026-09-10T12:49:00Z">
        <w:r w:rsidR="00CB2A22">
          <w:rPr>
            <w:rStyle w:val="Hyperlink"/>
          </w:rPr>
          <w:t>-GMP or GxP-DEV</w:t>
        </w:r>
      </w:ins>
      <w:ins w:id="42" w:author="Van den broeck, Tamara [JRDBE NON-J&amp;J]" w:date="2026-09-10T14:44:00Z">
        <w:r w:rsidRPr="007F6A09">
          <w:rPr>
            <w:rStyle w:val="Hyperlink"/>
            <w:rPrChange w:id="43" w:author="Van den broeck, Tamara [JRDBE NON-J&amp;J]" w:date="2026-09-10T14:44:00Z" w16du:dateUtc="2026-09-10T12:44:00Z">
              <w:rPr>
                <w:rStyle w:val="Hyperlink"/>
                <w:b/>
                <w:bCs/>
              </w:rPr>
            </w:rPrChange>
          </w:rPr>
          <w:t> </w:t>
        </w:r>
      </w:ins>
      <w:ins w:id="44" w:author="Van den broeck, Tamara [JRDBE NON-J&amp;J]" w:date="2026-09-10T14:44:00Z" w16du:dateUtc="2026-09-10T12:44:00Z">
        <w:r w:rsidRPr="007F6A09">
          <w:rPr>
            <w:rPrChange w:id="45" w:author="Van den broeck, Tamara [JRDBE NON-J&amp;J]" w:date="2026-09-10T14:44:00Z" w16du:dateUtc="2026-09-10T12:44:00Z">
              <w:rPr>
                <w:b/>
                <w:bCs/>
              </w:rPr>
            </w:rPrChange>
          </w:rPr>
          <w:fldChar w:fldCharType="end"/>
        </w:r>
      </w:ins>
      <w:ins w:id="46" w:author="Van den broeck, Tamara [JRDBE NON-J&amp;J]" w:date="2026-09-10T14:44:00Z">
        <w:r w:rsidRPr="007F6A09">
          <w:rPr>
            <w:rPrChange w:id="47" w:author="Van den broeck, Tamara [JRDBE NON-J&amp;J]" w:date="2026-09-10T14:44:00Z" w16du:dateUtc="2026-09-10T12:44:00Z">
              <w:rPr>
                <w:b/>
                <w:bCs/>
              </w:rPr>
            </w:rPrChange>
          </w:rPr>
          <w:fldChar w:fldCharType="begin"/>
        </w:r>
        <w:r w:rsidRPr="007F6A09">
          <w:rPr>
            <w:rPrChange w:id="48" w:author="Van den broeck, Tamara [JRDBE NON-J&amp;J]" w:date="2026-09-10T14:44:00Z" w16du:dateUtc="2026-09-10T12:44:00Z">
              <w:rPr>
                <w:b/>
                <w:bCs/>
              </w:rPr>
            </w:rPrChange>
          </w:rPr>
          <w:instrText>HYPERLINK "https://devinternal.srppvt4s3r.revvitycloud.eu/snconfig/table-template/grid:878713a5-e01c-4d7f-a474-afe3017c6c0d" \t "_blank"</w:instrText>
        </w:r>
        <w:r w:rsidRPr="007F6A09">
          <w:rPr>
            <w:rPrChange w:id="49" w:author="Van den broeck, Tamara [JRDBE NON-J&amp;J]" w:date="2026-09-10T14:44:00Z" w16du:dateUtc="2026-09-10T12:44:00Z">
              <w:rPr>
                <w:b/>
                <w:bCs/>
              </w:rPr>
            </w:rPrChange>
          </w:rPr>
        </w:r>
        <w:r w:rsidRPr="007F6A09">
          <w:rPr>
            <w:rPrChange w:id="50" w:author="Van den broeck, Tamara [JRDBE NON-J&amp;J]" w:date="2026-09-10T14:44:00Z" w16du:dateUtc="2026-09-10T12:44:00Z">
              <w:rPr>
                <w:b/>
                <w:bCs/>
              </w:rPr>
            </w:rPrChange>
          </w:rPr>
          <w:fldChar w:fldCharType="separate"/>
        </w:r>
        <w:r w:rsidRPr="007F6A09">
          <w:rPr>
            <w:rStyle w:val="Hyperlink"/>
            <w:rPrChange w:id="51" w:author="Van den broeck, Tamara [JRDBE NON-J&amp;J]" w:date="2026-09-10T14:44:00Z" w16du:dateUtc="2026-09-10T12:44:00Z">
              <w:rPr>
                <w:rStyle w:val="Hyperlink"/>
                <w:b/>
                <w:bCs/>
              </w:rPr>
            </w:rPrChange>
          </w:rPr>
          <w:t>Preparations Master</w:t>
        </w:r>
      </w:ins>
      <w:ins w:id="52" w:author="Van den broeck, Tamara [JRDBE NON-J&amp;J]" w:date="2026-09-10T14:44:00Z" w16du:dateUtc="2026-09-10T12:44:00Z">
        <w:r w:rsidRPr="007F6A09">
          <w:rPr>
            <w:rPrChange w:id="53" w:author="Van den broeck, Tamara [JRDBE NON-J&amp;J]" w:date="2026-09-10T14:44:00Z" w16du:dateUtc="2026-09-10T12:44:00Z">
              <w:rPr>
                <w:b/>
                <w:bCs/>
              </w:rPr>
            </w:rPrChange>
          </w:rPr>
          <w:fldChar w:fldCharType="end"/>
        </w:r>
      </w:ins>
      <w:ins w:id="54" w:author="Van den broeck, Tamara [JRDBE NON-J&amp;J]" w:date="2026-09-10T14:44:00Z">
        <w:r w:rsidRPr="007F6A09">
          <w:rPr>
            <w:rPrChange w:id="55" w:author="Van den broeck, Tamara [JRDBE NON-J&amp;J]" w:date="2026-09-10T14:44:00Z" w16du:dateUtc="2026-09-10T12:44:00Z">
              <w:rPr>
                <w:b/>
                <w:bCs/>
              </w:rPr>
            </w:rPrChange>
          </w:rPr>
          <w:t>', '</w:t>
        </w:r>
        <w:r w:rsidRPr="007F6A09">
          <w:rPr>
            <w:rPrChange w:id="56" w:author="Van den broeck, Tamara [JRDBE NON-J&amp;J]" w:date="2026-09-10T14:44:00Z" w16du:dateUtc="2026-09-10T12:44:00Z">
              <w:rPr>
                <w:b/>
                <w:bCs/>
              </w:rPr>
            </w:rPrChange>
          </w:rPr>
          <w:fldChar w:fldCharType="begin"/>
        </w:r>
        <w:r w:rsidRPr="007F6A09">
          <w:rPr>
            <w:rPrChange w:id="57" w:author="Van den broeck, Tamara [JRDBE NON-J&amp;J]" w:date="2026-09-10T14:44:00Z" w16du:dateUtc="2026-09-10T12:44:00Z">
              <w:rPr>
                <w:b/>
                <w:bCs/>
              </w:rPr>
            </w:rPrChange>
          </w:rPr>
          <w:instrText>HYPERLINK "https://devinternal.srppvt4s3r.revvitycloud.eu/snconfig/table-template/grid:42dd6fc8-b757-4aa0-8fba-c579691b38bd" \t "_blank"</w:instrText>
        </w:r>
        <w:r w:rsidRPr="007F6A09">
          <w:rPr>
            <w:rPrChange w:id="58" w:author="Van den broeck, Tamara [JRDBE NON-J&amp;J]" w:date="2026-09-10T14:44:00Z" w16du:dateUtc="2026-09-10T12:44:00Z">
              <w:rPr>
                <w:b/>
                <w:bCs/>
              </w:rPr>
            </w:rPrChange>
          </w:rPr>
        </w:r>
        <w:r w:rsidRPr="007F6A09">
          <w:rPr>
            <w:rPrChange w:id="59" w:author="Van den broeck, Tamara [JRDBE NON-J&amp;J]" w:date="2026-09-10T14:44:00Z" w16du:dateUtc="2026-09-10T12:44:00Z">
              <w:rPr>
                <w:b/>
                <w:bCs/>
              </w:rPr>
            </w:rPrChange>
          </w:rPr>
          <w:fldChar w:fldCharType="separate"/>
        </w:r>
      </w:ins>
      <w:ins w:id="60" w:author="Van den broeck, Tamara [JRDBE NON-J&amp;J]" w:date="2026-09-10T14:49:00Z" w16du:dateUtc="2026-09-10T12:49:00Z">
        <w:r w:rsidR="00CB2A22" w:rsidRPr="00CB2A22">
          <w:t xml:space="preserve"> </w:t>
        </w:r>
        <w:r w:rsidR="00CB2A22" w:rsidRPr="00CB2A22">
          <w:rPr>
            <w:rStyle w:val="Hyperlink"/>
          </w:rPr>
          <w:t>GxP-GMP or GxP-DEV</w:t>
        </w:r>
        <w:r w:rsidR="00CB2A22" w:rsidRPr="00CB2A22">
          <w:rPr>
            <w:rStyle w:val="Hyperlink"/>
          </w:rPr>
          <w:t xml:space="preserve"> </w:t>
        </w:r>
      </w:ins>
      <w:ins w:id="61" w:author="Van den broeck, Tamara [JRDBE NON-J&amp;J]" w:date="2026-09-10T14:44:00Z">
        <w:r w:rsidRPr="007F6A09">
          <w:rPr>
            <w:rStyle w:val="Hyperlink"/>
            <w:rPrChange w:id="62" w:author="Van den broeck, Tamara [JRDBE NON-J&amp;J]" w:date="2026-09-10T14:44:00Z" w16du:dateUtc="2026-09-10T12:44:00Z">
              <w:rPr>
                <w:rStyle w:val="Hyperlink"/>
                <w:b/>
                <w:bCs/>
              </w:rPr>
            </w:rPrChange>
          </w:rPr>
          <w:t>Preparations Sub</w:t>
        </w:r>
      </w:ins>
      <w:ins w:id="63" w:author="Van den broeck, Tamara [JRDBE NON-J&amp;J]" w:date="2026-09-10T14:44:00Z" w16du:dateUtc="2026-09-10T12:44:00Z">
        <w:r w:rsidRPr="007F6A09">
          <w:rPr>
            <w:rPrChange w:id="64" w:author="Van den broeck, Tamara [JRDBE NON-J&amp;J]" w:date="2026-09-10T14:44:00Z" w16du:dateUtc="2026-09-10T12:44:00Z">
              <w:rPr>
                <w:b/>
                <w:bCs/>
              </w:rPr>
            </w:rPrChange>
          </w:rPr>
          <w:fldChar w:fldCharType="end"/>
        </w:r>
      </w:ins>
      <w:ins w:id="65" w:author="Van den broeck, Tamara [JRDBE NON-J&amp;J]" w:date="2026-09-10T14:44:00Z">
        <w:r w:rsidRPr="007F6A09">
          <w:rPr>
            <w:rPrChange w:id="66" w:author="Van den broeck, Tamara [JRDBE NON-J&amp;J]" w:date="2026-09-10T14:44:00Z" w16du:dateUtc="2026-09-10T12:44:00Z">
              <w:rPr>
                <w:b/>
                <w:bCs/>
              </w:rPr>
            </w:rPrChange>
          </w:rPr>
          <w:t>', </w:t>
        </w:r>
        <w:r w:rsidRPr="007F6A09">
          <w:rPr>
            <w:rPrChange w:id="67" w:author="Van den broeck, Tamara [JRDBE NON-J&amp;J]" w:date="2026-09-10T14:44:00Z" w16du:dateUtc="2026-09-10T12:44:00Z">
              <w:rPr>
                <w:b/>
                <w:bCs/>
              </w:rPr>
            </w:rPrChange>
          </w:rPr>
          <w:fldChar w:fldCharType="begin"/>
        </w:r>
        <w:r w:rsidRPr="007F6A09">
          <w:rPr>
            <w:rPrChange w:id="68" w:author="Van den broeck, Tamara [JRDBE NON-J&amp;J]" w:date="2026-09-10T14:44:00Z" w16du:dateUtc="2026-09-10T12:44:00Z">
              <w:rPr>
                <w:b/>
                <w:bCs/>
              </w:rPr>
            </w:rPrChange>
          </w:rPr>
          <w:instrText>HYPERLINK "https://devinternal.srppvt4s3r.revvitycloud.eu/snconfig/entity/grid:115fb54f-1957-421b-bda3-3078ae95b8ac" \t "_blank"</w:instrText>
        </w:r>
        <w:r w:rsidRPr="007F6A09">
          <w:rPr>
            <w:rPrChange w:id="69" w:author="Van den broeck, Tamara [JRDBE NON-J&amp;J]" w:date="2026-09-10T14:44:00Z" w16du:dateUtc="2026-09-10T12:44:00Z">
              <w:rPr>
                <w:b/>
                <w:bCs/>
              </w:rPr>
            </w:rPrChange>
          </w:rPr>
        </w:r>
        <w:r w:rsidRPr="007F6A09">
          <w:rPr>
            <w:rPrChange w:id="70" w:author="Van den broeck, Tamara [JRDBE NON-J&amp;J]" w:date="2026-09-10T14:44:00Z" w16du:dateUtc="2026-09-10T12:44:00Z">
              <w:rPr>
                <w:b/>
                <w:bCs/>
              </w:rPr>
            </w:rPrChange>
          </w:rPr>
          <w:fldChar w:fldCharType="separate"/>
        </w:r>
      </w:ins>
      <w:ins w:id="71" w:author="Van den broeck, Tamara [JRDBE NON-J&amp;J]" w:date="2026-09-10T14:49:00Z" w16du:dateUtc="2026-09-10T12:49:00Z">
        <w:r w:rsidR="00CB2A22" w:rsidRPr="00CB2A22">
          <w:t xml:space="preserve"> </w:t>
        </w:r>
        <w:r w:rsidR="00CB2A22" w:rsidRPr="00CB2A22">
          <w:rPr>
            <w:rStyle w:val="Hyperlink"/>
          </w:rPr>
          <w:t>GxP-GMP or GxP-DEV</w:t>
        </w:r>
        <w:r w:rsidR="00CB2A22" w:rsidRPr="00CB2A22">
          <w:rPr>
            <w:rStyle w:val="Hyperlink"/>
          </w:rPr>
          <w:t xml:space="preserve"> </w:t>
        </w:r>
      </w:ins>
      <w:ins w:id="72" w:author="Van den broeck, Tamara [JRDBE NON-J&amp;J]" w:date="2026-09-10T14:44:00Z">
        <w:r w:rsidRPr="007F6A09">
          <w:rPr>
            <w:rStyle w:val="Hyperlink"/>
            <w:rPrChange w:id="73" w:author="Van den broeck, Tamara [JRDBE NON-J&amp;J]" w:date="2026-09-10T14:44:00Z" w16du:dateUtc="2026-09-10T12:44:00Z">
              <w:rPr>
                <w:rStyle w:val="Hyperlink"/>
                <w:b/>
                <w:bCs/>
              </w:rPr>
            </w:rPrChange>
          </w:rPr>
          <w:t>Sample Import</w:t>
        </w:r>
      </w:ins>
      <w:ins w:id="74" w:author="Van den broeck, Tamara [JRDBE NON-J&amp;J]" w:date="2026-09-10T14:44:00Z" w16du:dateUtc="2026-09-10T12:44:00Z">
        <w:r w:rsidRPr="007F6A09">
          <w:rPr>
            <w:rPrChange w:id="75" w:author="Van den broeck, Tamara [JRDBE NON-J&amp;J]" w:date="2026-09-10T14:44:00Z" w16du:dateUtc="2026-09-10T12:44:00Z">
              <w:rPr>
                <w:b/>
                <w:bCs/>
              </w:rPr>
            </w:rPrChange>
          </w:rPr>
          <w:fldChar w:fldCharType="end"/>
        </w:r>
      </w:ins>
      <w:ins w:id="76" w:author="Van den broeck, Tamara [JRDBE NON-J&amp;J]" w:date="2026-09-10T14:44:00Z">
        <w:r w:rsidRPr="007F6A09">
          <w:rPr>
            <w:rPrChange w:id="77" w:author="Van den broeck, Tamara [JRDBE NON-J&amp;J]" w:date="2026-09-10T14:44:00Z" w16du:dateUtc="2026-09-10T12:44:00Z">
              <w:rPr>
                <w:b/>
                <w:bCs/>
              </w:rPr>
            </w:rPrChange>
          </w:rPr>
          <w:t>, </w:t>
        </w:r>
        <w:r w:rsidRPr="007F6A09">
          <w:rPr>
            <w:rPrChange w:id="78" w:author="Van den broeck, Tamara [JRDBE NON-J&amp;J]" w:date="2026-09-10T14:44:00Z" w16du:dateUtc="2026-09-10T12:44:00Z">
              <w:rPr>
                <w:b/>
                <w:bCs/>
              </w:rPr>
            </w:rPrChange>
          </w:rPr>
          <w:fldChar w:fldCharType="begin"/>
        </w:r>
        <w:r w:rsidRPr="007F6A09">
          <w:rPr>
            <w:rPrChange w:id="79" w:author="Van den broeck, Tamara [JRDBE NON-J&amp;J]" w:date="2026-09-10T14:44:00Z" w16du:dateUtc="2026-09-10T12:44:00Z">
              <w:rPr>
                <w:b/>
                <w:bCs/>
              </w:rPr>
            </w:rPrChange>
          </w:rPr>
          <w:instrText>HYPERLINK "https://devinternal.srppvt4s3r.revvitycloud.eu/snconfig/entity/grid:681d7a1c-7f59-4cd1-a099-eb92f486b853" \t "_blank"</w:instrText>
        </w:r>
        <w:r w:rsidRPr="007F6A09">
          <w:rPr>
            <w:rPrChange w:id="80" w:author="Van den broeck, Tamara [JRDBE NON-J&amp;J]" w:date="2026-09-10T14:44:00Z" w16du:dateUtc="2026-09-10T12:44:00Z">
              <w:rPr>
                <w:b/>
                <w:bCs/>
              </w:rPr>
            </w:rPrChange>
          </w:rPr>
        </w:r>
        <w:r w:rsidRPr="007F6A09">
          <w:rPr>
            <w:rPrChange w:id="81" w:author="Van den broeck, Tamara [JRDBE NON-J&amp;J]" w:date="2026-09-10T14:44:00Z" w16du:dateUtc="2026-09-10T12:44:00Z">
              <w:rPr>
                <w:b/>
                <w:bCs/>
              </w:rPr>
            </w:rPrChange>
          </w:rPr>
          <w:fldChar w:fldCharType="separate"/>
        </w:r>
      </w:ins>
      <w:ins w:id="82" w:author="Van den broeck, Tamara [JRDBE NON-J&amp;J]" w:date="2026-09-10T14:49:00Z" w16du:dateUtc="2026-09-10T12:49:00Z">
        <w:r w:rsidR="00CB2A22" w:rsidRPr="00CB2A22">
          <w:t xml:space="preserve"> </w:t>
        </w:r>
        <w:r w:rsidR="00CB2A22" w:rsidRPr="00CB2A22">
          <w:rPr>
            <w:rStyle w:val="Hyperlink"/>
          </w:rPr>
          <w:t>GxP-GMP or GxP-DEV</w:t>
        </w:r>
        <w:r w:rsidR="00CB2A22" w:rsidRPr="00CB2A22">
          <w:rPr>
            <w:rStyle w:val="Hyperlink"/>
          </w:rPr>
          <w:t xml:space="preserve"> </w:t>
        </w:r>
      </w:ins>
      <w:ins w:id="83" w:author="Van den broeck, Tamara [JRDBE NON-J&amp;J]" w:date="2026-09-10T14:44:00Z">
        <w:r w:rsidRPr="007F6A09">
          <w:rPr>
            <w:rStyle w:val="Hyperlink"/>
            <w:rPrChange w:id="84" w:author="Van den broeck, Tamara [JRDBE NON-J&amp;J]" w:date="2026-09-10T14:44:00Z" w16du:dateUtc="2026-09-10T12:44:00Z">
              <w:rPr>
                <w:rStyle w:val="Hyperlink"/>
                <w:b/>
                <w:bCs/>
              </w:rPr>
            </w:rPrChange>
          </w:rPr>
          <w:t>Import Material/Lot/Container</w:t>
        </w:r>
      </w:ins>
      <w:ins w:id="85" w:author="Van den broeck, Tamara [JRDBE NON-J&amp;J]" w:date="2026-09-10T14:44:00Z" w16du:dateUtc="2026-09-10T12:44:00Z">
        <w:r w:rsidRPr="007F6A09">
          <w:rPr>
            <w:rPrChange w:id="86" w:author="Van den broeck, Tamara [JRDBE NON-J&amp;J]" w:date="2026-09-10T14:44:00Z" w16du:dateUtc="2026-09-10T12:44:00Z">
              <w:rPr>
                <w:b/>
                <w:bCs/>
              </w:rPr>
            </w:rPrChange>
          </w:rPr>
          <w:fldChar w:fldCharType="end"/>
        </w:r>
      </w:ins>
      <w:ins w:id="87" w:author="Van den broeck, Tamara [JRDBE NON-J&amp;J]" w:date="2026-09-10T14:44:00Z">
        <w:r w:rsidRPr="007F6A09">
          <w:rPr>
            <w:rPrChange w:id="88" w:author="Van den broeck, Tamara [JRDBE NON-J&amp;J]" w:date="2026-09-10T14:44:00Z" w16du:dateUtc="2026-09-10T12:44:00Z">
              <w:rPr>
                <w:b/>
                <w:bCs/>
              </w:rPr>
            </w:rPrChange>
          </w:rPr>
          <w:t> </w:t>
        </w:r>
      </w:ins>
      <w:ins w:id="89" w:author="Van den broeck, Tamara [JRDBE NON-J&amp;J]" w:date="2026-09-10T15:14:00Z" w16du:dateUtc="2026-09-10T13:14:00Z">
        <w:r w:rsidR="004F4341">
          <w:t>, GxP-GMP or GxP-DEV Analytical Equipment</w:t>
        </w:r>
      </w:ins>
    </w:p>
    <w:p w14:paraId="3CB78858" w14:textId="77777777" w:rsidR="007F6A09" w:rsidRPr="007F6A09" w:rsidRDefault="007F6A09" w:rsidP="007F6A09">
      <w:pPr>
        <w:numPr>
          <w:ilvl w:val="0"/>
          <w:numId w:val="2"/>
        </w:numPr>
        <w:spacing w:after="0" w:line="240" w:lineRule="auto"/>
        <w:rPr>
          <w:ins w:id="90" w:author="Van den broeck, Tamara [JRDBE NON-J&amp;J]" w:date="2026-09-10T14:44:00Z"/>
          <w:rPrChange w:id="91" w:author="Van den broeck, Tamara [JRDBE NON-J&amp;J]" w:date="2026-09-10T14:44:00Z" w16du:dateUtc="2026-09-10T12:44:00Z">
            <w:rPr>
              <w:ins w:id="92" w:author="Van den broeck, Tamara [JRDBE NON-J&amp;J]" w:date="2026-09-10T14:44:00Z"/>
              <w:b/>
              <w:bCs/>
            </w:rPr>
          </w:rPrChange>
        </w:rPr>
        <w:pPrChange w:id="93" w:author="Van den broeck, Tamara [JRDBE NON-J&amp;J]" w:date="2026-09-10T14:44:00Z" w16du:dateUtc="2026-09-10T12:44:00Z">
          <w:pPr>
            <w:numPr>
              <w:numId w:val="2"/>
            </w:numPr>
            <w:tabs>
              <w:tab w:val="num" w:pos="720"/>
            </w:tabs>
            <w:ind w:left="720" w:hanging="360"/>
          </w:pPr>
        </w:pPrChange>
      </w:pPr>
      <w:ins w:id="94" w:author="Van den broeck, Tamara [JRDBE NON-J&amp;J]" w:date="2026-09-10T14:44:00Z">
        <w:r w:rsidRPr="007F6A09">
          <w:rPr>
            <w:rPrChange w:id="95" w:author="Van den broeck, Tamara [JRDBE NON-J&amp;J]" w:date="2026-09-10T14:44:00Z" w16du:dateUtc="2026-09-10T12:44:00Z">
              <w:rPr>
                <w:b/>
                <w:bCs/>
              </w:rPr>
            </w:rPrChange>
          </w:rPr>
          <w:t>User has imported one or more Container into the Materials/Lot Container Import Table (+ registered in GxP CISPro Materials Library)</w:t>
        </w:r>
      </w:ins>
    </w:p>
    <w:p w14:paraId="67F66F8F" w14:textId="77777777" w:rsidR="007F6A09" w:rsidRPr="007F6A09" w:rsidRDefault="007F6A09" w:rsidP="007F6A09">
      <w:pPr>
        <w:numPr>
          <w:ilvl w:val="0"/>
          <w:numId w:val="2"/>
        </w:numPr>
        <w:spacing w:after="0" w:line="240" w:lineRule="auto"/>
        <w:rPr>
          <w:ins w:id="96" w:author="Van den broeck, Tamara [JRDBE NON-J&amp;J]" w:date="2026-09-10T14:44:00Z"/>
          <w:rPrChange w:id="97" w:author="Van den broeck, Tamara [JRDBE NON-J&amp;J]" w:date="2026-09-10T14:44:00Z" w16du:dateUtc="2026-09-10T12:44:00Z">
            <w:rPr>
              <w:ins w:id="98" w:author="Van den broeck, Tamara [JRDBE NON-J&amp;J]" w:date="2026-09-10T14:44:00Z"/>
              <w:b/>
              <w:bCs/>
            </w:rPr>
          </w:rPrChange>
        </w:rPr>
        <w:pPrChange w:id="99" w:author="Van den broeck, Tamara [JRDBE NON-J&amp;J]" w:date="2026-09-10T14:44:00Z" w16du:dateUtc="2026-09-10T12:44:00Z">
          <w:pPr>
            <w:numPr>
              <w:numId w:val="2"/>
            </w:numPr>
            <w:tabs>
              <w:tab w:val="num" w:pos="720"/>
            </w:tabs>
            <w:ind w:left="720" w:hanging="360"/>
          </w:pPr>
        </w:pPrChange>
      </w:pPr>
      <w:ins w:id="100" w:author="Van den broeck, Tamara [JRDBE NON-J&amp;J]" w:date="2026-09-10T14:44:00Z">
        <w:r w:rsidRPr="007F6A09">
          <w:rPr>
            <w:rPrChange w:id="101" w:author="Van den broeck, Tamara [JRDBE NON-J&amp;J]" w:date="2026-09-10T14:44:00Z" w16du:dateUtc="2026-09-10T12:44:00Z">
              <w:rPr>
                <w:b/>
                <w:bCs/>
              </w:rPr>
            </w:rPrChange>
          </w:rPr>
          <w:t>User has imported one more more Samples into the Sample Import Table (+ registered in GxP Biovia Samples Library)</w:t>
        </w:r>
      </w:ins>
    </w:p>
    <w:p w14:paraId="7422A7BF" w14:textId="77777777" w:rsidR="007F6A09" w:rsidRDefault="007F6A09" w:rsidP="007F6A09">
      <w:pPr>
        <w:numPr>
          <w:ilvl w:val="0"/>
          <w:numId w:val="2"/>
        </w:numPr>
        <w:spacing w:after="0" w:line="240" w:lineRule="auto"/>
        <w:rPr>
          <w:ins w:id="102" w:author="Van den broeck, Tamara [JRDBE NON-J&amp;J]" w:date="2026-09-10T15:18:00Z" w16du:dateUtc="2026-09-10T13:18:00Z"/>
        </w:rPr>
      </w:pPr>
      <w:ins w:id="103" w:author="Van den broeck, Tamara [JRDBE NON-J&amp;J]" w:date="2026-09-10T14:44:00Z">
        <w:r w:rsidRPr="007F6A09">
          <w:rPr>
            <w:rPrChange w:id="104" w:author="Van den broeck, Tamara [JRDBE NON-J&amp;J]" w:date="2026-09-10T14:44:00Z" w16du:dateUtc="2026-09-10T12:44:00Z">
              <w:rPr>
                <w:b/>
                <w:bCs/>
              </w:rPr>
            </w:rPrChange>
          </w:rPr>
          <w:t>User has registered one or more Preparations (containers) from the Preparations Master table to the Signals Inventory </w:t>
        </w:r>
      </w:ins>
    </w:p>
    <w:p w14:paraId="4CBEC7FF" w14:textId="139B99DB" w:rsidR="004F4341" w:rsidRPr="007F6A09" w:rsidRDefault="004F4341" w:rsidP="007F6A09">
      <w:pPr>
        <w:numPr>
          <w:ilvl w:val="0"/>
          <w:numId w:val="2"/>
        </w:numPr>
        <w:spacing w:after="0" w:line="240" w:lineRule="auto"/>
        <w:rPr>
          <w:ins w:id="105" w:author="Van den broeck, Tamara [JRDBE NON-J&amp;J]" w:date="2026-09-10T14:44:00Z"/>
          <w:rPrChange w:id="106" w:author="Van den broeck, Tamara [JRDBE NON-J&amp;J]" w:date="2026-09-10T14:44:00Z" w16du:dateUtc="2026-09-10T12:44:00Z">
            <w:rPr>
              <w:ins w:id="107" w:author="Van den broeck, Tamara [JRDBE NON-J&amp;J]" w:date="2026-09-10T14:44:00Z"/>
              <w:b/>
              <w:bCs/>
            </w:rPr>
          </w:rPrChange>
        </w:rPr>
        <w:pPrChange w:id="108" w:author="Van den broeck, Tamara [JRDBE NON-J&amp;J]" w:date="2026-09-10T14:44:00Z" w16du:dateUtc="2026-09-10T12:44:00Z">
          <w:pPr>
            <w:numPr>
              <w:numId w:val="2"/>
            </w:numPr>
            <w:tabs>
              <w:tab w:val="num" w:pos="720"/>
            </w:tabs>
            <w:ind w:left="720" w:hanging="360"/>
          </w:pPr>
        </w:pPrChange>
      </w:pPr>
      <w:ins w:id="109" w:author="Van den broeck, Tamara [JRDBE NON-J&amp;J]" w:date="2026-09-10T15:18:00Z" w16du:dateUtc="2026-09-10T13:18:00Z">
        <w:r>
          <w:t>User</w:t>
        </w:r>
      </w:ins>
      <w:ins w:id="110" w:author="Van den broeck, Tamara [JRDBE NON-J&amp;J]" w:date="2026-09-10T15:19:00Z" w16du:dateUtc="2026-09-10T13:19:00Z">
        <w:r>
          <w:t xml:space="preserve"> </w:t>
        </w:r>
        <w:r w:rsidRPr="0059792F">
          <w:t xml:space="preserve">has registered one or more </w:t>
        </w:r>
        <w:r>
          <w:t>Equipments</w:t>
        </w:r>
        <w:r w:rsidRPr="0059792F">
          <w:t xml:space="preserve"> </w:t>
        </w:r>
        <w:r>
          <w:t>into</w:t>
        </w:r>
        <w:r w:rsidRPr="0059792F">
          <w:t xml:space="preserve"> the </w:t>
        </w:r>
        <w:r>
          <w:t>Analytical Equipment</w:t>
        </w:r>
        <w:r w:rsidRPr="0059792F">
          <w:t xml:space="preserve"> table to the Signals Inventory </w:t>
        </w:r>
      </w:ins>
    </w:p>
    <w:p w14:paraId="4F897507" w14:textId="77777777" w:rsidR="007F6A09" w:rsidRPr="007F6A09" w:rsidRDefault="007F6A09" w:rsidP="00CA561C">
      <w:pPr>
        <w:rPr>
          <w:ins w:id="111" w:author="Van den broeck, Tamara [JRDBE NON-J&amp;J]" w:date="2026-09-10T14:44:00Z" w16du:dateUtc="2026-09-10T12:44:00Z"/>
          <w:rPrChange w:id="112" w:author="Van den broeck, Tamara [JRDBE NON-J&amp;J]" w:date="2026-09-10T14:45:00Z" w16du:dateUtc="2026-09-10T12:45:00Z">
            <w:rPr>
              <w:ins w:id="113" w:author="Van den broeck, Tamara [JRDBE NON-J&amp;J]" w:date="2026-09-10T14:44:00Z" w16du:dateUtc="2026-09-10T12:44:00Z"/>
              <w:b/>
              <w:bCs/>
            </w:rPr>
          </w:rPrChange>
        </w:rPr>
      </w:pPr>
    </w:p>
    <w:p w14:paraId="72B4C184" w14:textId="0C1F2459" w:rsidR="007F6A09" w:rsidRPr="007F6A09" w:rsidRDefault="007F6A09" w:rsidP="00CA561C">
      <w:pPr>
        <w:rPr>
          <w:ins w:id="114" w:author="Van den broeck, Tamara [JRDBE NON-J&amp;J]" w:date="2026-09-10T14:44:00Z" w16du:dateUtc="2026-09-10T12:44:00Z"/>
          <w:rPrChange w:id="115" w:author="Van den broeck, Tamara [JRDBE NON-J&amp;J]" w:date="2026-09-10T14:45:00Z" w16du:dateUtc="2026-09-10T12:45:00Z">
            <w:rPr>
              <w:ins w:id="116" w:author="Van den broeck, Tamara [JRDBE NON-J&amp;J]" w:date="2026-09-10T14:44:00Z" w16du:dateUtc="2026-09-10T12:44:00Z"/>
              <w:b/>
              <w:bCs/>
            </w:rPr>
          </w:rPrChange>
        </w:rPr>
      </w:pPr>
      <w:ins w:id="117" w:author="Van den broeck, Tamara [JRDBE NON-J&amp;J]" w:date="2026-09-10T14:44:00Z" w16du:dateUtc="2026-09-10T12:44:00Z">
        <w:r w:rsidRPr="007F6A09">
          <w:rPr>
            <w:rPrChange w:id="118" w:author="Van den broeck, Tamara [JRDBE NON-J&amp;J]" w:date="2026-09-10T14:45:00Z" w16du:dateUtc="2026-09-10T12:45:00Z">
              <w:rPr>
                <w:b/>
                <w:bCs/>
              </w:rPr>
            </w:rPrChange>
          </w:rPr>
          <w:lastRenderedPageBreak/>
          <w:t xml:space="preserve">When a User triggers the external action on the Preparation </w:t>
        </w:r>
      </w:ins>
      <w:ins w:id="119" w:author="Van den broeck, Tamara [JRDBE NON-J&amp;J]" w:date="2026-09-10T14:45:00Z" w16du:dateUtc="2026-09-10T12:45:00Z">
        <w:r>
          <w:t>Master</w:t>
        </w:r>
      </w:ins>
      <w:ins w:id="120" w:author="Van den broeck, Tamara [JRDBE NON-J&amp;J]" w:date="2026-09-10T14:44:00Z" w16du:dateUtc="2026-09-10T12:44:00Z">
        <w:r w:rsidRPr="007F6A09">
          <w:rPr>
            <w:rPrChange w:id="121" w:author="Van den broeck, Tamara [JRDBE NON-J&amp;J]" w:date="2026-09-10T14:45:00Z" w16du:dateUtc="2026-09-10T12:45:00Z">
              <w:rPr>
                <w:b/>
                <w:bCs/>
              </w:rPr>
            </w:rPrChange>
          </w:rPr>
          <w:t xml:space="preserve"> table to Select and Add Experiment items</w:t>
        </w:r>
      </w:ins>
    </w:p>
    <w:p w14:paraId="621ACC3E" w14:textId="052543FD" w:rsidR="007F6A09" w:rsidRPr="007F6A09" w:rsidRDefault="007F6A09" w:rsidP="007F6A09">
      <w:pPr>
        <w:rPr>
          <w:ins w:id="122" w:author="Van den broeck, Tamara [JRDBE NON-J&amp;J]" w:date="2026-09-10T14:46:00Z" w16du:dateUtc="2026-09-10T12:46:00Z"/>
          <w:rPrChange w:id="123" w:author="Van den broeck, Tamara [JRDBE NON-J&amp;J]" w:date="2026-09-10T14:46:00Z" w16du:dateUtc="2026-09-10T12:46:00Z">
            <w:rPr>
              <w:ins w:id="124" w:author="Van den broeck, Tamara [JRDBE NON-J&amp;J]" w:date="2026-09-10T14:46:00Z" w16du:dateUtc="2026-09-10T12:46:00Z"/>
              <w:b/>
              <w:bCs/>
            </w:rPr>
          </w:rPrChange>
        </w:rPr>
      </w:pPr>
      <w:ins w:id="125" w:author="Van den broeck, Tamara [JRDBE NON-J&amp;J]" w:date="2026-09-10T14:46:00Z" w16du:dateUtc="2026-09-10T12:46:00Z">
        <w:r w:rsidRPr="007F6A09">
          <w:rPr>
            <w:b/>
            <w:bCs/>
          </w:rPr>
          <w:t>Then</w:t>
        </w:r>
      </w:ins>
    </w:p>
    <w:p w14:paraId="3619FB96" w14:textId="77777777" w:rsidR="009521CF" w:rsidRDefault="009521CF" w:rsidP="00955E67">
      <w:pPr>
        <w:pStyle w:val="ListParagraph"/>
        <w:numPr>
          <w:ilvl w:val="0"/>
          <w:numId w:val="5"/>
        </w:numPr>
        <w:rPr>
          <w:ins w:id="126" w:author="Van den broeck, Tamara [JRDBE NON-J&amp;J]" w:date="2026-09-10T15:05:00Z" w16du:dateUtc="2026-09-10T13:05:00Z"/>
        </w:rPr>
      </w:pPr>
    </w:p>
    <w:p w14:paraId="70A842EF" w14:textId="587CF4CC" w:rsidR="0017092C" w:rsidRDefault="007F6A09" w:rsidP="0017092C">
      <w:pPr>
        <w:pStyle w:val="ListParagraph"/>
        <w:numPr>
          <w:ilvl w:val="0"/>
          <w:numId w:val="5"/>
        </w:numPr>
        <w:rPr>
          <w:ins w:id="127" w:author="Van den broeck, Tamara [JRDBE NON-J&amp;J]" w:date="2026-09-10T14:50:00Z" w16du:dateUtc="2026-09-10T12:50:00Z"/>
        </w:rPr>
      </w:pPr>
      <w:ins w:id="128" w:author="Van den broeck, Tamara [JRDBE NON-J&amp;J]" w:date="2026-09-10T14:46:00Z" w16du:dateUtc="2026-09-10T12:46:00Z">
        <w:r w:rsidRPr="007F6A09">
          <w:rPr>
            <w:rPrChange w:id="129" w:author="Van den broeck, Tamara [JRDBE NON-J&amp;J]" w:date="2026-09-10T14:46:00Z" w16du:dateUtc="2026-09-10T12:46:00Z">
              <w:rPr>
                <w:b/>
                <w:bCs/>
              </w:rPr>
            </w:rPrChange>
          </w:rPr>
          <w:t xml:space="preserve">The User shall see a pop up window that displays </w:t>
        </w:r>
      </w:ins>
      <w:ins w:id="130" w:author="Van den broeck, Tamara [JRDBE NON-J&amp;J]" w:date="2026-09-10T14:49:00Z" w16du:dateUtc="2026-09-10T12:49:00Z">
        <w:r w:rsidR="00955E67">
          <w:t xml:space="preserve">a </w:t>
        </w:r>
      </w:ins>
      <w:ins w:id="131" w:author="Van den broeck, Tamara [JRDBE NON-J&amp;J]" w:date="2026-09-10T14:48:00Z" w16du:dateUtc="2026-09-10T12:48:00Z">
        <w:r w:rsidR="00CB2A22">
          <w:t>- Slit window with selector pane and details pane</w:t>
        </w:r>
      </w:ins>
    </w:p>
    <w:p w14:paraId="0BCD303C" w14:textId="2757B7A4" w:rsidR="00955E67" w:rsidRDefault="00955E67" w:rsidP="00955E67">
      <w:pPr>
        <w:pStyle w:val="ListParagraph"/>
        <w:numPr>
          <w:ilvl w:val="0"/>
          <w:numId w:val="5"/>
        </w:numPr>
        <w:rPr>
          <w:ins w:id="132" w:author="Van den broeck, Tamara [JRDBE NON-J&amp;J]" w:date="2026-09-10T15:06:00Z" w16du:dateUtc="2026-09-10T13:06:00Z"/>
        </w:rPr>
      </w:pPr>
      <w:ins w:id="133" w:author="Van den broeck, Tamara [JRDBE NON-J&amp;J]" w:date="2026-09-10T14:51:00Z" w16du:dateUtc="2026-09-10T12:51:00Z">
        <w:r>
          <w:t xml:space="preserve">The user can resize </w:t>
        </w:r>
      </w:ins>
      <w:ins w:id="134" w:author="Van den broeck, Tamara [JRDBE NON-J&amp;J]" w:date="2026-09-10T14:52:00Z" w16du:dateUtc="2026-09-10T12:52:00Z">
        <w:r>
          <w:t>the left and right panes by dragging the vertical split</w:t>
        </w:r>
      </w:ins>
    </w:p>
    <w:p w14:paraId="4EE22A53" w14:textId="581D52FB" w:rsidR="009521CF" w:rsidRDefault="009521CF" w:rsidP="009521CF">
      <w:pPr>
        <w:pStyle w:val="ListParagraph"/>
        <w:numPr>
          <w:ilvl w:val="0"/>
          <w:numId w:val="5"/>
        </w:numPr>
        <w:rPr>
          <w:ins w:id="135" w:author="Van den broeck, Tamara [JRDBE NON-J&amp;J]" w:date="2026-09-10T15:06:00Z" w16du:dateUtc="2026-09-10T13:06:00Z"/>
        </w:rPr>
      </w:pPr>
      <w:ins w:id="136" w:author="Van den broeck, Tamara [JRDBE NON-J&amp;J]" w:date="2026-09-10T15:06:00Z" w16du:dateUtc="2026-09-10T13:06:00Z">
        <w:r>
          <w:t>T</w:t>
        </w:r>
        <w:r>
          <w:t xml:space="preserve">he system launches the </w:t>
        </w:r>
        <w:r>
          <w:t>Selector</w:t>
        </w:r>
        <w:r>
          <w:t xml:space="preserve"> interface and automatically loads the pre-configured settings, properties, and linked </w:t>
        </w:r>
        <w:commentRangeStart w:id="137"/>
        <w:r>
          <w:t xml:space="preserve">subtable </w:t>
        </w:r>
      </w:ins>
      <w:commentRangeEnd w:id="137"/>
      <w:r>
        <w:rPr>
          <w:rStyle w:val="CommentReference"/>
          <w:sz w:val="24"/>
          <w:szCs w:val="24"/>
        </w:rPr>
        <w:commentReference w:id="137"/>
      </w:r>
      <w:ins w:id="138" w:author="Van den broeck, Tamara [JRDBE NON-J&amp;J]" w:date="2026-09-10T15:06:00Z" w16du:dateUtc="2026-09-10T13:06:00Z">
        <w:r>
          <w:t xml:space="preserve">records for </w:t>
        </w:r>
        <w:commentRangeStart w:id="139"/>
        <w:r>
          <w:t>each preparation</w:t>
        </w:r>
      </w:ins>
      <w:commentRangeEnd w:id="139"/>
      <w:r>
        <w:rPr>
          <w:rStyle w:val="CommentReference"/>
          <w:sz w:val="24"/>
          <w:szCs w:val="24"/>
        </w:rPr>
        <w:commentReference w:id="139"/>
      </w:r>
    </w:p>
    <w:p w14:paraId="30D4571B" w14:textId="629087E2" w:rsidR="009521CF" w:rsidRDefault="009C5C2A" w:rsidP="009521CF">
      <w:pPr>
        <w:pStyle w:val="ListParagraph"/>
        <w:numPr>
          <w:ilvl w:val="0"/>
          <w:numId w:val="5"/>
        </w:numPr>
        <w:rPr>
          <w:ins w:id="140" w:author="Van den broeck, Tamara [JRDBE NON-J&amp;J]" w:date="2026-09-10T15:42:00Z" w16du:dateUtc="2026-09-10T13:42:00Z"/>
        </w:rPr>
      </w:pPr>
      <w:ins w:id="141" w:author="Van den broeck, Tamara [JRDBE NON-J&amp;J]" w:date="2026-09-10T15:10:00Z" w16du:dateUtc="2026-09-10T13:10:00Z">
        <w:r>
          <w:t>T</w:t>
        </w:r>
      </w:ins>
      <w:ins w:id="142" w:author="Van den broeck, Tamara [JRDBE NON-J&amp;J]" w:date="2026-09-10T15:06:00Z" w16du:dateUtc="2026-09-10T13:06:00Z">
        <w:r w:rsidR="009521CF">
          <w:t xml:space="preserve">he initial parent-child relationships and table selections </w:t>
        </w:r>
      </w:ins>
      <w:ins w:id="143" w:author="Van den broeck, Tamara [JRDBE NON-J&amp;J]" w:date="2026-09-10T15:10:00Z" w16du:dateUtc="2026-09-10T13:10:00Z">
        <w:r>
          <w:t xml:space="preserve">are available in </w:t>
        </w:r>
        <w:r>
          <w:t>the Selector interface</w:t>
        </w:r>
      </w:ins>
    </w:p>
    <w:p w14:paraId="07EDF5B4" w14:textId="46B4282D" w:rsidR="0017092C" w:rsidRDefault="0017092C" w:rsidP="009521CF">
      <w:pPr>
        <w:pStyle w:val="ListParagraph"/>
        <w:numPr>
          <w:ilvl w:val="0"/>
          <w:numId w:val="5"/>
        </w:numPr>
        <w:rPr>
          <w:ins w:id="144" w:author="Van den broeck, Tamara [JRDBE NON-J&amp;J]" w:date="2026-09-10T15:42:00Z" w16du:dateUtc="2026-09-10T13:42:00Z"/>
        </w:rPr>
      </w:pPr>
      <w:commentRangeStart w:id="145"/>
      <w:ins w:id="146" w:author="Van den broeck, Tamara [JRDBE NON-J&amp;J]" w:date="2026-09-10T15:42:00Z" w16du:dateUtc="2026-09-10T13:42:00Z">
        <w:r>
          <w:t>The selector pane displays the following:</w:t>
        </w:r>
      </w:ins>
    </w:p>
    <w:p w14:paraId="5E25FC80" w14:textId="62CD21EA" w:rsidR="0017092C" w:rsidRDefault="0017092C" w:rsidP="0017092C">
      <w:pPr>
        <w:pStyle w:val="ListParagraph"/>
        <w:numPr>
          <w:ilvl w:val="1"/>
          <w:numId w:val="5"/>
        </w:numPr>
        <w:rPr>
          <w:ins w:id="147" w:author="Van den broeck, Tamara [JRDBE NON-J&amp;J]" w:date="2026-09-10T15:42:00Z" w16du:dateUtc="2026-09-10T13:42:00Z"/>
        </w:rPr>
      </w:pPr>
      <w:ins w:id="148" w:author="Van den broeck, Tamara [JRDBE NON-J&amp;J]" w:date="2026-09-10T15:42:00Z" w16du:dateUtc="2026-09-10T13:42:00Z">
        <w:r>
          <w:t>…</w:t>
        </w:r>
      </w:ins>
    </w:p>
    <w:p w14:paraId="2DA4F1AF" w14:textId="6EF4B764" w:rsidR="0017092C" w:rsidRDefault="0017092C" w:rsidP="0017092C">
      <w:pPr>
        <w:pStyle w:val="ListParagraph"/>
        <w:numPr>
          <w:ilvl w:val="0"/>
          <w:numId w:val="5"/>
        </w:numPr>
        <w:rPr>
          <w:ins w:id="149" w:author="Van den broeck, Tamara [JRDBE NON-J&amp;J]" w:date="2026-09-10T15:42:00Z" w16du:dateUtc="2026-09-10T13:42:00Z"/>
        </w:rPr>
      </w:pPr>
      <w:ins w:id="150" w:author="Van den broeck, Tamara [JRDBE NON-J&amp;J]" w:date="2026-09-10T15:42:00Z" w16du:dateUtc="2026-09-10T13:42:00Z">
        <w:r>
          <w:t>The details pane displays the following (when a preparation master record is selected):</w:t>
        </w:r>
      </w:ins>
    </w:p>
    <w:p w14:paraId="4F629DDF" w14:textId="3E0EB231" w:rsidR="0017092C" w:rsidRDefault="0017092C" w:rsidP="0017092C">
      <w:pPr>
        <w:pStyle w:val="ListParagraph"/>
        <w:numPr>
          <w:ilvl w:val="1"/>
          <w:numId w:val="5"/>
        </w:numPr>
        <w:rPr>
          <w:ins w:id="151" w:author="Van den broeck, Tamara [JRDBE NON-J&amp;J]" w:date="2026-09-10T15:12:00Z" w16du:dateUtc="2026-09-10T13:12:00Z"/>
        </w:rPr>
        <w:pPrChange w:id="152" w:author="Van den broeck, Tamara [JRDBE NON-J&amp;J]" w:date="2026-09-10T15:42:00Z" w16du:dateUtc="2026-09-10T13:42:00Z">
          <w:pPr>
            <w:pStyle w:val="ListParagraph"/>
            <w:numPr>
              <w:numId w:val="5"/>
            </w:numPr>
            <w:ind w:hanging="360"/>
          </w:pPr>
        </w:pPrChange>
      </w:pPr>
      <w:ins w:id="153" w:author="Van den broeck, Tamara [JRDBE NON-J&amp;J]" w:date="2026-09-10T15:42:00Z" w16du:dateUtc="2026-09-10T13:42:00Z">
        <w:r>
          <w:t>…</w:t>
        </w:r>
      </w:ins>
      <w:commentRangeEnd w:id="145"/>
      <w:r>
        <w:rPr>
          <w:rStyle w:val="CommentReference"/>
          <w:sz w:val="24"/>
          <w:szCs w:val="24"/>
        </w:rPr>
        <w:commentReference w:id="145"/>
      </w:r>
    </w:p>
    <w:p w14:paraId="295EE533" w14:textId="6A04A29C" w:rsidR="009C5C2A" w:rsidRDefault="009C5C2A" w:rsidP="009521CF">
      <w:pPr>
        <w:pStyle w:val="ListParagraph"/>
        <w:numPr>
          <w:ilvl w:val="0"/>
          <w:numId w:val="5"/>
        </w:numPr>
        <w:rPr>
          <w:ins w:id="154" w:author="Van den broeck, Tamara [JRDBE NON-J&amp;J]" w:date="2026-09-10T15:32:00Z" w16du:dateUtc="2026-09-10T13:32:00Z"/>
        </w:rPr>
      </w:pPr>
      <w:ins w:id="155" w:author="Van den broeck, Tamara [JRDBE NON-J&amp;J]" w:date="2026-09-10T15:12:00Z" w16du:dateUtc="2026-09-10T13:12:00Z">
        <w:r w:rsidRPr="009C5C2A">
          <w:t>The</w:t>
        </w:r>
      </w:ins>
      <w:ins w:id="156" w:author="Van den broeck, Tamara [JRDBE NON-J&amp;J]" w:date="2026-09-10T15:32:00Z" w16du:dateUtc="2026-09-10T13:32:00Z">
        <w:r w:rsidR="002A7A26">
          <w:t xml:space="preserve"> user </w:t>
        </w:r>
      </w:ins>
      <w:ins w:id="157" w:author="Van den broeck, Tamara [JRDBE NON-J&amp;J]" w:date="2026-09-10T15:12:00Z" w16du:dateUtc="2026-09-10T13:12:00Z">
        <w:r>
          <w:t>must be informed the preparation details are loading with the following</w:t>
        </w:r>
        <w:r w:rsidRPr="009C5C2A">
          <w:t xml:space="preserve"> message "Loading Preparation Details"</w:t>
        </w:r>
      </w:ins>
    </w:p>
    <w:p w14:paraId="4EB9B134" w14:textId="77777777" w:rsidR="00CB2A22" w:rsidRPr="007F6A09" w:rsidRDefault="00CB2A22" w:rsidP="007F6A09">
      <w:pPr>
        <w:rPr>
          <w:ins w:id="158" w:author="Van den broeck, Tamara [JRDBE NON-J&amp;J]" w:date="2026-09-10T14:44:00Z" w16du:dateUtc="2026-09-10T12:44:00Z"/>
          <w:rPrChange w:id="159" w:author="Van den broeck, Tamara [JRDBE NON-J&amp;J]" w:date="2026-09-10T14:46:00Z" w16du:dateUtc="2026-09-10T12:46:00Z">
            <w:rPr>
              <w:ins w:id="160" w:author="Van den broeck, Tamara [JRDBE NON-J&amp;J]" w:date="2026-09-10T14:44:00Z" w16du:dateUtc="2026-09-10T12:44:00Z"/>
              <w:b/>
              <w:bCs/>
            </w:rPr>
          </w:rPrChange>
        </w:rPr>
      </w:pPr>
    </w:p>
    <w:p w14:paraId="138A8FDE" w14:textId="38292395" w:rsidR="00CA561C" w:rsidRPr="00CA561C" w:rsidDel="00955E67" w:rsidRDefault="00CA561C" w:rsidP="00CA561C">
      <w:pPr>
        <w:rPr>
          <w:del w:id="161" w:author="Van den broeck, Tamara [JRDBE NON-J&amp;J]" w:date="2026-09-10T14:55:00Z" w16du:dateUtc="2026-09-10T12:55:00Z"/>
        </w:rPr>
      </w:pPr>
      <w:del w:id="162" w:author="Van den broeck, Tamara [JRDBE NON-J&amp;J]" w:date="2026-09-10T14:55:00Z" w16du:dateUtc="2026-09-10T12:55:00Z">
        <w:r w:rsidRPr="00CA561C" w:rsidDel="00955E67">
          <w:rPr>
            <w:b/>
            <w:bCs/>
          </w:rPr>
          <w:delText>1) Split-screen layout and resizable divider</w:delText>
        </w:r>
      </w:del>
    </w:p>
    <w:p w14:paraId="45BDF1DE" w14:textId="6DE64E91" w:rsidR="00CA561C" w:rsidRPr="00CA561C" w:rsidDel="00955E67" w:rsidRDefault="00CA561C" w:rsidP="00CA561C">
      <w:pPr>
        <w:rPr>
          <w:del w:id="163" w:author="Van den broeck, Tamara [JRDBE NON-J&amp;J]" w:date="2026-09-10T14:55:00Z" w16du:dateUtc="2026-09-10T12:55:00Z"/>
        </w:rPr>
      </w:pPr>
      <w:del w:id="164" w:author="Van den broeck, Tamara [JRDBE NON-J&amp;J]" w:date="2026-09-10T14:55:00Z" w16du:dateUtc="2026-09-10T12:55:00Z">
        <w:r w:rsidRPr="00CA561C" w:rsidDel="00955E67">
          <w:rPr>
            <w:b/>
            <w:bCs/>
          </w:rPr>
          <w:delText>As a User, I need to</w:delText>
        </w:r>
        <w:r w:rsidRPr="00CA561C" w:rsidDel="00955E67">
          <w:delText> adjust the workspace layout between the picker pane and details pane.</w:delText>
        </w:r>
        <w:r w:rsidRPr="00CA561C" w:rsidDel="00955E67">
          <w:br/>
        </w:r>
        <w:r w:rsidRPr="00CA561C" w:rsidDel="00955E67">
          <w:rPr>
            <w:b/>
            <w:bCs/>
          </w:rPr>
          <w:delText>Given</w:delText>
        </w:r>
        <w:r w:rsidRPr="00CA561C" w:rsidDel="00955E67">
          <w:delText> the user has opened the Signals Preparations Picker page</w:delText>
        </w:r>
        <w:r w:rsidRPr="00CA561C" w:rsidDel="00955E67">
          <w:br/>
        </w:r>
        <w:r w:rsidRPr="00CA561C" w:rsidDel="00955E67">
          <w:rPr>
            <w:b/>
            <w:bCs/>
          </w:rPr>
          <w:delText>When</w:delText>
        </w:r>
        <w:r w:rsidRPr="00CA561C" w:rsidDel="00955E67">
          <w:delText> the user drags the vertical split divider or uses the Left/Right arrow keys on the divider control</w:delText>
        </w:r>
        <w:r w:rsidRPr="00CA561C" w:rsidDel="00955E67">
          <w:br/>
        </w:r>
        <w:r w:rsidRPr="00CA561C" w:rsidDel="00955E67">
          <w:rPr>
            <w:b/>
            <w:bCs/>
          </w:rPr>
          <w:delText>Then</w:delText>
        </w:r>
        <w:r w:rsidRPr="00CA561C" w:rsidDel="00955E67">
          <w:delText> the width ratio between the left picker pane and right details pane adjusts dynamically between 20% and 80%</w:delText>
        </w:r>
        <w:r w:rsidRPr="00CA561C" w:rsidDel="00955E67">
          <w:br/>
        </w:r>
        <w:r w:rsidRPr="00CA561C" w:rsidDel="00955E67">
          <w:rPr>
            <w:b/>
            <w:bCs/>
          </w:rPr>
          <w:delText>And</w:delText>
        </w:r>
        <w:r w:rsidRPr="00CA561C" w:rsidDel="00955E67">
          <w:delText> table content within both panes resizes responsively.</w:delText>
        </w:r>
      </w:del>
    </w:p>
    <w:p w14:paraId="22F4B0A9" w14:textId="77777777" w:rsidR="00CA561C" w:rsidRPr="00CA561C" w:rsidRDefault="00CA561C" w:rsidP="00CA561C">
      <w:r w:rsidRPr="00CA561C">
        <w:rPr>
          <w:b/>
          <w:bCs/>
        </w:rPr>
        <w:t>2) Expandable and collapsible entity panels</w:t>
      </w:r>
    </w:p>
    <w:p w14:paraId="202A0329" w14:textId="58B368EC" w:rsidR="00CA561C" w:rsidRPr="00CA561C" w:rsidRDefault="00CA561C" w:rsidP="00CA561C">
      <w:r w:rsidRPr="00CA561C">
        <w:rPr>
          <w:b/>
          <w:bCs/>
        </w:rPr>
        <w:t>As a User, I need to</w:t>
      </w:r>
      <w:r w:rsidRPr="00CA561C">
        <w:t xml:space="preserve"> expand or collapse entity categories to focus on relevant </w:t>
      </w:r>
      <w:commentRangeStart w:id="165"/>
      <w:r w:rsidRPr="00CA561C">
        <w:t>data tables</w:t>
      </w:r>
      <w:commentRangeEnd w:id="165"/>
      <w:r w:rsidR="002A7E81" w:rsidRPr="00CA561C" w:rsidDel="00955E67">
        <w:rPr>
          <w:rStyle w:val="CommentReference"/>
          <w:sz w:val="24"/>
          <w:szCs w:val="24"/>
        </w:rPr>
        <w:commentReference w:id="165"/>
      </w:r>
      <w:r w:rsidRPr="00CA561C">
        <w:t>.</w:t>
      </w:r>
      <w:r w:rsidRPr="00CA561C">
        <w:br/>
      </w:r>
      <w:r w:rsidRPr="00CA561C">
        <w:rPr>
          <w:b/>
          <w:bCs/>
        </w:rPr>
        <w:t>Given</w:t>
      </w:r>
      <w:r w:rsidRPr="00CA561C">
        <w:t xml:space="preserve"> the user is viewing the </w:t>
      </w:r>
      <w:del w:id="166" w:author="Van den broeck, Tamara [JRDBE NON-J&amp;J]" w:date="2026-09-10T14:55:00Z" w16du:dateUtc="2026-09-10T12:55:00Z">
        <w:r w:rsidRPr="00CA561C" w:rsidDel="00955E67">
          <w:delText xml:space="preserve">picker </w:delText>
        </w:r>
      </w:del>
      <w:ins w:id="167" w:author="Van den broeck, Tamara [JRDBE NON-J&amp;J]" w:date="2026-09-10T14:55:00Z" w16du:dateUtc="2026-09-10T12:55:00Z">
        <w:r w:rsidR="00955E67">
          <w:t>selector</w:t>
        </w:r>
        <w:r w:rsidR="00955E67" w:rsidRPr="00CA561C">
          <w:t xml:space="preserve"> </w:t>
        </w:r>
      </w:ins>
      <w:r w:rsidRPr="00CA561C">
        <w:t>pane containing panels for Preparation Master, Preparations, Material/Lot/Container, Samples, and Equipment</w:t>
      </w:r>
      <w:r w:rsidRPr="00CA561C">
        <w:br/>
      </w:r>
      <w:r w:rsidRPr="00CA561C">
        <w:rPr>
          <w:b/>
          <w:bCs/>
        </w:rPr>
        <w:t>When</w:t>
      </w:r>
      <w:r w:rsidRPr="00CA561C">
        <w:t> the user clicks on any panel header</w:t>
      </w:r>
      <w:r w:rsidRPr="00CA561C">
        <w:br/>
      </w:r>
      <w:r w:rsidRPr="00CA561C">
        <w:rPr>
          <w:b/>
          <w:bCs/>
        </w:rPr>
        <w:t>Then</w:t>
      </w:r>
      <w:r w:rsidRPr="00CA561C">
        <w:t> that panel toggles between expanded and collapsed states</w:t>
      </w:r>
      <w:r w:rsidRPr="00CA561C">
        <w:br/>
      </w:r>
      <w:r w:rsidRPr="00CA561C">
        <w:rPr>
          <w:b/>
          <w:bCs/>
        </w:rPr>
        <w:lastRenderedPageBreak/>
        <w:t>And</w:t>
      </w:r>
      <w:r w:rsidRPr="00CA561C">
        <w:t xml:space="preserve"> the panel header displays an entry count summary (e.g. "5 entries", "14 entries") and a </w:t>
      </w:r>
      <w:commentRangeStart w:id="168"/>
      <w:r w:rsidRPr="00CA561C">
        <w:t>visual chevron indicator</w:t>
      </w:r>
      <w:commentRangeEnd w:id="168"/>
      <w:r w:rsidR="00955E67" w:rsidRPr="00CA561C">
        <w:rPr>
          <w:rStyle w:val="CommentReference"/>
          <w:sz w:val="24"/>
          <w:szCs w:val="24"/>
        </w:rPr>
        <w:commentReference w:id="168"/>
      </w:r>
      <w:r w:rsidRPr="00CA561C">
        <w:t>.</w:t>
      </w:r>
    </w:p>
    <w:p w14:paraId="06C8057A" w14:textId="77777777" w:rsidR="00CA561C" w:rsidRPr="00CA561C" w:rsidRDefault="00CA561C" w:rsidP="00CA561C">
      <w:r w:rsidRPr="00CA561C">
        <w:rPr>
          <w:b/>
          <w:bCs/>
        </w:rPr>
        <w:t>3) Parent Preparation Master selection (Single and Multi-Select)</w:t>
      </w:r>
    </w:p>
    <w:p w14:paraId="4286DB08" w14:textId="55312328" w:rsidR="00CA561C" w:rsidRPr="00CA561C" w:rsidRDefault="00CA561C" w:rsidP="00CA561C">
      <w:r w:rsidRPr="00CA561C">
        <w:rPr>
          <w:b/>
          <w:bCs/>
        </w:rPr>
        <w:t>As a User, I want to</w:t>
      </w:r>
      <w:r w:rsidRPr="00CA561C">
        <w:t> select one or more parent Preparation Master records to manage their linked child items.</w:t>
      </w:r>
      <w:r w:rsidRPr="00CA561C">
        <w:br/>
      </w:r>
      <w:r w:rsidRPr="00CA561C">
        <w:rPr>
          <w:b/>
          <w:bCs/>
        </w:rPr>
        <w:t>Given</w:t>
      </w:r>
      <w:r w:rsidRPr="00CA561C">
        <w:t xml:space="preserve"> the user is viewing the </w:t>
      </w:r>
      <w:ins w:id="169" w:author="Van den broeck, Tamara [JRDBE NON-J&amp;J]" w:date="2026-09-10T14:58:00Z" w16du:dateUtc="2026-09-10T12:58:00Z">
        <w:r w:rsidR="00955E67">
          <w:t>selector</w:t>
        </w:r>
        <w:r w:rsidR="00955E67" w:rsidRPr="00CA561C">
          <w:t xml:space="preserve"> </w:t>
        </w:r>
        <w:r w:rsidR="00955E67" w:rsidRPr="00CA561C">
          <w:t xml:space="preserve">pane </w:t>
        </w:r>
        <w:r w:rsidR="00955E67">
          <w:t>and the</w:t>
        </w:r>
        <w:r w:rsidR="00955E67" w:rsidRPr="00CA561C">
          <w:t xml:space="preserve"> Preparation Master</w:t>
        </w:r>
        <w:r w:rsidR="00955E67">
          <w:t xml:space="preserve"> panel</w:t>
        </w:r>
        <w:r w:rsidR="00955E67" w:rsidRPr="00CA561C">
          <w:t>,</w:t>
        </w:r>
      </w:ins>
      <w:del w:id="170" w:author="Van den broeck, Tamara [JRDBE NON-J&amp;J]" w:date="2026-09-10T14:58:00Z" w16du:dateUtc="2026-09-10T12:58:00Z">
        <w:r w:rsidRPr="00CA561C" w:rsidDel="00955E67">
          <w:delText>Preparation Master table</w:delText>
        </w:r>
      </w:del>
      <w:r w:rsidRPr="00CA561C">
        <w:br/>
      </w:r>
      <w:r w:rsidRPr="00CA561C">
        <w:rPr>
          <w:b/>
          <w:bCs/>
        </w:rPr>
        <w:t>When</w:t>
      </w:r>
      <w:r w:rsidRPr="00CA561C">
        <w:t> the user clicks a row selection checkbox without holding the Shift key</w:t>
      </w:r>
      <w:r w:rsidRPr="00CA561C">
        <w:br/>
      </w:r>
      <w:r w:rsidRPr="00CA561C">
        <w:rPr>
          <w:b/>
          <w:bCs/>
        </w:rPr>
        <w:t>Then</w:t>
      </w:r>
      <w:r w:rsidRPr="00CA561C">
        <w:t> the selected record becomes the sole active parent preparation and any prior selection is cleared</w:t>
      </w:r>
      <w:r w:rsidRPr="00CA561C">
        <w:br/>
      </w:r>
      <w:r w:rsidRPr="00CA561C">
        <w:rPr>
          <w:b/>
          <w:bCs/>
        </w:rPr>
        <w:t>When</w:t>
      </w:r>
      <w:r w:rsidRPr="00CA561C">
        <w:t> the user holds the Shift key and clicks additional row selection checkboxes</w:t>
      </w:r>
      <w:r w:rsidRPr="00CA561C">
        <w:br/>
      </w:r>
      <w:r w:rsidRPr="00CA561C">
        <w:rPr>
          <w:b/>
          <w:bCs/>
        </w:rPr>
        <w:t>Then</w:t>
      </w:r>
      <w:r w:rsidRPr="00CA561C">
        <w:t> multiple Preparation Master records can be selected simultaneously.</w:t>
      </w:r>
    </w:p>
    <w:p w14:paraId="4A8DA735" w14:textId="4AA69ED1" w:rsidR="00CA561C" w:rsidRPr="00CA561C" w:rsidDel="009C5C2A" w:rsidRDefault="00CA561C" w:rsidP="00CA561C">
      <w:pPr>
        <w:rPr>
          <w:del w:id="171" w:author="Van den broeck, Tamara [JRDBE NON-J&amp;J]" w:date="2026-09-10T15:10:00Z" w16du:dateUtc="2026-09-10T13:10:00Z"/>
        </w:rPr>
      </w:pPr>
      <w:del w:id="172" w:author="Van den broeck, Tamara [JRDBE NON-J&amp;J]" w:date="2026-09-10T15:10:00Z" w16du:dateUtc="2026-09-10T13:10:00Z">
        <w:r w:rsidRPr="00CA561C" w:rsidDel="009C5C2A">
          <w:rPr>
            <w:b/>
            <w:bCs/>
          </w:rPr>
          <w:delText>4) Initial launch via external action and loading settings for each preparation</w:delText>
        </w:r>
      </w:del>
    </w:p>
    <w:p w14:paraId="37548C46" w14:textId="7651690F" w:rsidR="00CA561C" w:rsidRPr="00CA561C" w:rsidDel="009C5C2A" w:rsidRDefault="00CA561C" w:rsidP="00CA561C">
      <w:pPr>
        <w:rPr>
          <w:del w:id="173" w:author="Van den broeck, Tamara [JRDBE NON-J&amp;J]" w:date="2026-09-10T15:10:00Z" w16du:dateUtc="2026-09-10T13:10:00Z"/>
        </w:rPr>
      </w:pPr>
      <w:del w:id="174" w:author="Van den broeck, Tamara [JRDBE NON-J&amp;J]" w:date="2026-09-10T15:10:00Z" w16du:dateUtc="2026-09-10T13:10:00Z">
        <w:r w:rsidRPr="00CA561C" w:rsidDel="009C5C2A">
          <w:rPr>
            <w:b/>
            <w:bCs/>
          </w:rPr>
          <w:delText>As a User, I want to</w:delText>
        </w:r>
        <w:r w:rsidRPr="00CA561C" w:rsidDel="009C5C2A">
          <w:delText> automatically load already defined compositions for each preparation when launching the interface.</w:delText>
        </w:r>
        <w:r w:rsidRPr="00CA561C" w:rsidDel="009C5C2A">
          <w:br/>
        </w:r>
        <w:r w:rsidRPr="00CA561C" w:rsidDel="009C5C2A">
          <w:rPr>
            <w:b/>
            <w:bCs/>
          </w:rPr>
          <w:delText>Given</w:delText>
        </w:r>
        <w:r w:rsidRPr="00CA561C" w:rsidDel="009C5C2A">
          <w:delText> an experiment containing a Preparation Master table and associated subtables</w:delText>
        </w:r>
        <w:r w:rsidRPr="00CA561C" w:rsidDel="009C5C2A">
          <w:br/>
        </w:r>
        <w:r w:rsidRPr="00CA561C" w:rsidDel="009C5C2A">
          <w:rPr>
            <w:b/>
            <w:bCs/>
          </w:rPr>
          <w:delText>When</w:delText>
        </w:r>
        <w:r w:rsidRPr="00CA561C" w:rsidDel="009C5C2A">
          <w:delText> the external action to trigger the Signals Preparations Picker is invoked for the first time</w:delText>
        </w:r>
        <w:r w:rsidRPr="00CA561C" w:rsidDel="009C5C2A">
          <w:br/>
        </w:r>
        <w:r w:rsidRPr="00CA561C" w:rsidDel="009C5C2A">
          <w:rPr>
            <w:b/>
            <w:bCs/>
          </w:rPr>
          <w:delText>Then</w:delText>
        </w:r>
        <w:r w:rsidRPr="00CA561C" w:rsidDel="009C5C2A">
          <w:delText> the system launches the picker interface and automatically loads the pre-configured settings, properties, and linked subtable records for each preparation</w:delText>
        </w:r>
        <w:r w:rsidRPr="00CA561C" w:rsidDel="009C5C2A">
          <w:br/>
        </w:r>
        <w:r w:rsidRPr="00CA561C" w:rsidDel="009C5C2A">
          <w:rPr>
            <w:b/>
            <w:bCs/>
          </w:rPr>
          <w:delText>And</w:delText>
        </w:r>
        <w:r w:rsidRPr="00CA561C" w:rsidDel="009C5C2A">
          <w:delText> the initial parent-child relationships and table selections are rendered accordingly.</w:delText>
        </w:r>
      </w:del>
    </w:p>
    <w:p w14:paraId="4196221C" w14:textId="2125702A" w:rsidR="00CA561C" w:rsidRPr="00CA561C" w:rsidDel="009C5C2A" w:rsidRDefault="00CA561C" w:rsidP="00CA561C">
      <w:pPr>
        <w:rPr>
          <w:del w:id="175" w:author="Van den broeck, Tamara [JRDBE NON-J&amp;J]" w:date="2026-09-10T15:13:00Z" w16du:dateUtc="2026-09-10T13:13:00Z"/>
        </w:rPr>
      </w:pPr>
      <w:del w:id="176" w:author="Van den broeck, Tamara [JRDBE NON-J&amp;J]" w:date="2026-09-10T15:13:00Z" w16du:dateUtc="2026-09-10T13:13:00Z">
        <w:r w:rsidRPr="00CA561C" w:rsidDel="009C5C2A">
          <w:rPr>
            <w:b/>
            <w:bCs/>
          </w:rPr>
          <w:delText>5) Asynchronous preparation details loading indicator</w:delText>
        </w:r>
      </w:del>
    </w:p>
    <w:p w14:paraId="37A76D5B" w14:textId="29B32A58" w:rsidR="00CA561C" w:rsidRPr="00CA561C" w:rsidDel="009C5C2A" w:rsidRDefault="00CA561C" w:rsidP="00CA561C">
      <w:pPr>
        <w:rPr>
          <w:del w:id="177" w:author="Van den broeck, Tamara [JRDBE NON-J&amp;J]" w:date="2026-09-10T15:13:00Z" w16du:dateUtc="2026-09-10T13:13:00Z"/>
        </w:rPr>
      </w:pPr>
      <w:del w:id="178" w:author="Van den broeck, Tamara [JRDBE NON-J&amp;J]" w:date="2026-09-10T15:13:00Z" w16du:dateUtc="2026-09-10T13:13:00Z">
        <w:r w:rsidRPr="00CA561C" w:rsidDel="009C5C2A">
          <w:rPr>
            <w:b/>
            <w:bCs/>
          </w:rPr>
          <w:delText>As a User, I need to</w:delText>
        </w:r>
        <w:r w:rsidRPr="00CA561C" w:rsidDel="009C5C2A">
          <w:delText> receive visual feedback when preparation details are being retrieved.</w:delText>
        </w:r>
        <w:r w:rsidRPr="00CA561C" w:rsidDel="009C5C2A">
          <w:br/>
        </w:r>
        <w:r w:rsidRPr="00CA561C" w:rsidDel="009C5C2A">
          <w:rPr>
            <w:b/>
            <w:bCs/>
          </w:rPr>
          <w:delText>Given</w:delText>
        </w:r>
        <w:r w:rsidRPr="00CA561C" w:rsidDel="009C5C2A">
          <w:delText> the user selects or modifies a Preparation Master record selection for the first time</w:delText>
        </w:r>
        <w:r w:rsidRPr="00CA561C" w:rsidDel="009C5C2A">
          <w:br/>
        </w:r>
        <w:r w:rsidRPr="00CA561C" w:rsidDel="009C5C2A">
          <w:rPr>
            <w:b/>
            <w:bCs/>
          </w:rPr>
          <w:delText>When</w:delText>
        </w:r>
        <w:r w:rsidRPr="00CA561C" w:rsidDel="009C5C2A">
          <w:delText> preparation details are loading</w:delText>
        </w:r>
        <w:r w:rsidRPr="00CA561C" w:rsidDel="009C5C2A">
          <w:br/>
        </w:r>
        <w:r w:rsidRPr="00CA561C" w:rsidDel="009C5C2A">
          <w:rPr>
            <w:b/>
            <w:bCs/>
          </w:rPr>
          <w:delText>Then</w:delText>
        </w:r>
        <w:r w:rsidRPr="00CA561C" w:rsidDel="009C5C2A">
          <w:delText> an overlay loading modal with a spinner and the message "Loading Preparation Details" is displayed for 5 seconds</w:delText>
        </w:r>
        <w:r w:rsidRPr="00CA561C" w:rsidDel="009C5C2A">
          <w:br/>
        </w:r>
        <w:r w:rsidRPr="00CA561C" w:rsidDel="009C5C2A">
          <w:rPr>
            <w:b/>
            <w:bCs/>
          </w:rPr>
          <w:delText>And</w:delText>
        </w:r>
        <w:r w:rsidRPr="00CA561C" w:rsidDel="009C5C2A">
          <w:delText> once loading completes, the modal is hidden and the updated child item selections are displayed.</w:delText>
        </w:r>
      </w:del>
    </w:p>
    <w:p w14:paraId="2D1B0617" w14:textId="77777777" w:rsidR="00CA561C" w:rsidRPr="00CA561C" w:rsidRDefault="00CA561C" w:rsidP="00CA561C">
      <w:r w:rsidRPr="00CA561C">
        <w:rPr>
          <w:b/>
          <w:bCs/>
        </w:rPr>
        <w:t>6) Automatic child record selection propagation and tri-state checkboxes</w:t>
      </w:r>
    </w:p>
    <w:p w14:paraId="00C56585" w14:textId="65D69571" w:rsidR="00CA561C" w:rsidRDefault="00CA561C" w:rsidP="00CA561C">
      <w:pPr>
        <w:rPr>
          <w:ins w:id="179" w:author="Van den broeck, Tamara [JRDBE NON-J&amp;J]" w:date="2026-09-10T15:34:00Z" w16du:dateUtc="2026-09-10T13:34:00Z"/>
        </w:rPr>
      </w:pPr>
      <w:r w:rsidRPr="00CA561C">
        <w:rPr>
          <w:b/>
          <w:bCs/>
        </w:rPr>
        <w:t>As a User, I want to</w:t>
      </w:r>
      <w:r w:rsidRPr="00CA561C">
        <w:t> see which child records belong to selected parent preparations.</w:t>
      </w:r>
      <w:r w:rsidRPr="00CA561C">
        <w:br/>
      </w:r>
      <w:r w:rsidRPr="00CA561C">
        <w:rPr>
          <w:b/>
          <w:bCs/>
        </w:rPr>
        <w:t>Given</w:t>
      </w:r>
      <w:r w:rsidRPr="00CA561C">
        <w:t> one or more Preparation Master records are selected</w:t>
      </w:r>
      <w:r w:rsidRPr="00CA561C">
        <w:br/>
      </w:r>
      <w:r w:rsidRPr="00CA561C">
        <w:rPr>
          <w:b/>
          <w:bCs/>
        </w:rPr>
        <w:t>When</w:t>
      </w:r>
      <w:r w:rsidRPr="00CA561C">
        <w:t> the user views the child tables (</w:t>
      </w:r>
      <w:del w:id="180" w:author="Van den broeck, Tamara [JRDBE NON-J&amp;J]" w:date="2026-09-10T15:15:00Z" w16du:dateUtc="2026-09-10T13:15:00Z">
        <w:r w:rsidRPr="00CA561C" w:rsidDel="004F4341">
          <w:delText>Preparations, Material/Lot/Container, Samples, Equipment</w:delText>
        </w:r>
      </w:del>
      <w:ins w:id="181" w:author="Van den broeck, Tamara [JRDBE NON-J&amp;J]" w:date="2026-09-10T15:15:00Z" w16du:dateUtc="2026-09-10T13:15:00Z">
        <w:r w:rsidR="004F4341">
          <w:t xml:space="preserve">as listed in scenario </w:t>
        </w:r>
      </w:ins>
      <w:ins w:id="182" w:author="Van den broeck, Tamara [JRDBE NON-J&amp;J]" w:date="2026-09-10T15:16:00Z" w16du:dateUtc="2026-09-10T13:16:00Z">
        <w:r w:rsidR="004F4341">
          <w:t>2</w:t>
        </w:r>
      </w:ins>
      <w:r w:rsidRPr="00CA561C">
        <w:t>)</w:t>
      </w:r>
      <w:r w:rsidRPr="00CA561C">
        <w:br/>
      </w:r>
      <w:r w:rsidRPr="00CA561C">
        <w:rPr>
          <w:b/>
          <w:bCs/>
        </w:rPr>
        <w:lastRenderedPageBreak/>
        <w:t>Then</w:t>
      </w:r>
      <w:r w:rsidRPr="00CA561C">
        <w:t> child records linked to all currently selected parent preparations are displayed with a checked checkbox</w:t>
      </w:r>
      <w:ins w:id="183" w:author="Van den broeck, Tamara [JRDBE NON-J&amp;J]" w:date="2026-09-10T15:17:00Z" w16du:dateUtc="2026-09-10T13:17:00Z">
        <w:r w:rsidR="004F4341">
          <w:t xml:space="preserve"> “v” symbol</w:t>
        </w:r>
      </w:ins>
      <w:r w:rsidRPr="00CA561C">
        <w:br/>
      </w:r>
      <w:r w:rsidRPr="00CA561C">
        <w:rPr>
          <w:b/>
          <w:bCs/>
        </w:rPr>
        <w:t>And</w:t>
      </w:r>
      <w:r w:rsidRPr="00CA561C">
        <w:t xml:space="preserve"> child records linked to some (but not all) currently selected parent preparations are displayed with an </w:t>
      </w:r>
      <w:commentRangeStart w:id="184"/>
      <w:r w:rsidRPr="00CA561C">
        <w:t>indeterminate (tri-state) checkbox</w:t>
      </w:r>
      <w:commentRangeEnd w:id="184"/>
      <w:r w:rsidR="004F4341">
        <w:rPr>
          <w:rStyle w:val="CommentReference"/>
          <w:sz w:val="24"/>
          <w:szCs w:val="24"/>
        </w:rPr>
        <w:commentReference w:id="184"/>
      </w:r>
      <w:ins w:id="185" w:author="Van den broeck, Tamara [JRDBE NON-J&amp;J]" w:date="2026-09-10T15:17:00Z" w16du:dateUtc="2026-09-10T13:17:00Z">
        <w:r w:rsidR="004F4341">
          <w:t xml:space="preserve"> “-“ symbol</w:t>
        </w:r>
      </w:ins>
      <w:r w:rsidRPr="00CA561C">
        <w:br/>
      </w:r>
      <w:r w:rsidRPr="00CA561C">
        <w:rPr>
          <w:b/>
          <w:bCs/>
        </w:rPr>
        <w:t>And</w:t>
      </w:r>
      <w:r w:rsidRPr="00CA561C">
        <w:t> child records not linked to any selected parent preparation are displayed with an unchecked checkbox.</w:t>
      </w:r>
    </w:p>
    <w:p w14:paraId="1E942729" w14:textId="605ACE6C" w:rsidR="002A7A26" w:rsidRDefault="002A7A26" w:rsidP="00CA561C">
      <w:pPr>
        <w:rPr>
          <w:ins w:id="186" w:author="Van den broeck, Tamara [JRDBE NON-J&amp;J]" w:date="2026-09-10T15:35:00Z" w16du:dateUtc="2026-09-10T13:35:00Z"/>
        </w:rPr>
      </w:pPr>
      <w:ins w:id="187" w:author="Van den broeck, Tamara [JRDBE NON-J&amp;J]" w:date="2026-09-10T15:34:00Z" w16du:dateUtc="2026-09-10T13:34:00Z">
        <w:r>
          <w:t xml:space="preserve">And the child record identical to </w:t>
        </w:r>
      </w:ins>
      <w:ins w:id="188" w:author="Van den broeck, Tamara [JRDBE NON-J&amp;J]" w:date="2026-09-10T15:35:00Z" w16du:dateUtc="2026-09-10T13:35:00Z">
        <w:r>
          <w:t>the selected parent preparation are displayed with an inactive checkbox</w:t>
        </w:r>
      </w:ins>
      <w:ins w:id="189" w:author="Van den broeck, Tamara [JRDBE NON-J&amp;J]" w:date="2026-09-10T16:01:00Z" w16du:dateUtc="2026-09-10T14:01:00Z">
        <w:r w:rsidR="002A7E81">
          <w:t>.</w:t>
        </w:r>
      </w:ins>
    </w:p>
    <w:p w14:paraId="22F293E0" w14:textId="77777777" w:rsidR="002A7A26" w:rsidRPr="00CA561C" w:rsidRDefault="002A7A26" w:rsidP="00CA561C"/>
    <w:p w14:paraId="2FD44588" w14:textId="77777777" w:rsidR="00CA561C" w:rsidRPr="00CA561C" w:rsidRDefault="00CA561C" w:rsidP="00CA561C">
      <w:commentRangeStart w:id="190"/>
      <w:r w:rsidRPr="00CA561C">
        <w:rPr>
          <w:b/>
          <w:bCs/>
        </w:rPr>
        <w:t>7) Select all visible rows in child tables</w:t>
      </w:r>
    </w:p>
    <w:p w14:paraId="7D7C3E4E" w14:textId="77777777" w:rsidR="00CA561C" w:rsidRPr="00CA561C" w:rsidRDefault="00CA561C" w:rsidP="00CA561C">
      <w:r w:rsidRPr="00CA561C">
        <w:rPr>
          <w:b/>
          <w:bCs/>
        </w:rPr>
        <w:t>As a User, I want to</w:t>
      </w:r>
      <w:r w:rsidRPr="00CA561C">
        <w:t> select or deselect all visible child records at once.</w:t>
      </w:r>
      <w:r w:rsidRPr="00CA561C">
        <w:br/>
      </w:r>
      <w:r w:rsidRPr="00CA561C">
        <w:rPr>
          <w:b/>
          <w:bCs/>
        </w:rPr>
        <w:t>Given</w:t>
      </w:r>
      <w:r w:rsidRPr="00CA561C">
        <w:t> a child table contains multiple rows on the current page</w:t>
      </w:r>
      <w:r w:rsidRPr="00CA561C">
        <w:br/>
      </w:r>
      <w:r w:rsidRPr="00CA561C">
        <w:rPr>
          <w:b/>
          <w:bCs/>
        </w:rPr>
        <w:t>When</w:t>
      </w:r>
      <w:r w:rsidRPr="00CA561C">
        <w:t> the user ticks the "Select all visible" checkbox in the table header</w:t>
      </w:r>
      <w:r w:rsidRPr="00CA561C">
        <w:br/>
      </w:r>
      <w:r w:rsidRPr="00CA561C">
        <w:rPr>
          <w:b/>
          <w:bCs/>
        </w:rPr>
        <w:t>Then</w:t>
      </w:r>
      <w:r w:rsidRPr="00CA561C">
        <w:t> all enabled visible rows on the current page are checked and linked to the active parent preparation(s)</w:t>
      </w:r>
      <w:r w:rsidRPr="00CA561C">
        <w:br/>
      </w:r>
      <w:r w:rsidRPr="00CA561C">
        <w:rPr>
          <w:b/>
          <w:bCs/>
        </w:rPr>
        <w:t>When</w:t>
      </w:r>
      <w:r w:rsidRPr="00CA561C">
        <w:t> the user unticks the header checkbox</w:t>
      </w:r>
      <w:r w:rsidRPr="00CA561C">
        <w:br/>
      </w:r>
      <w:r w:rsidRPr="00CA561C">
        <w:rPr>
          <w:b/>
          <w:bCs/>
        </w:rPr>
        <w:t>Then</w:t>
      </w:r>
      <w:r w:rsidRPr="00CA561C">
        <w:t> all visible enabled rows on the current page are unchecked and unlinked from the active parent preparation(s).</w:t>
      </w:r>
      <w:commentRangeEnd w:id="190"/>
      <w:r w:rsidR="00D64A3F" w:rsidRPr="00CA561C">
        <w:rPr>
          <w:rStyle w:val="CommentReference"/>
          <w:sz w:val="24"/>
          <w:szCs w:val="24"/>
        </w:rPr>
        <w:commentReference w:id="190"/>
      </w:r>
    </w:p>
    <w:p w14:paraId="226F421E" w14:textId="77777777" w:rsidR="00CA561C" w:rsidRPr="00CA561C" w:rsidRDefault="00CA561C" w:rsidP="00CA561C">
      <w:commentRangeStart w:id="191"/>
      <w:r w:rsidRPr="00CA561C">
        <w:rPr>
          <w:b/>
          <w:bCs/>
        </w:rPr>
        <w:t>8) Dynamic appending and removal of subtable records upon selection/deselection</w:t>
      </w:r>
    </w:p>
    <w:p w14:paraId="214839DD" w14:textId="77777777" w:rsidR="00CA561C" w:rsidRPr="00CA561C" w:rsidRDefault="00CA561C" w:rsidP="00CA561C">
      <w:r w:rsidRPr="00CA561C">
        <w:rPr>
          <w:b/>
          <w:bCs/>
        </w:rPr>
        <w:t>As a User, I want to</w:t>
      </w:r>
      <w:r w:rsidRPr="00CA561C">
        <w:t> automatically append or remove records from a parent preparation's linked list when checking or unchecking items in subtables.</w:t>
      </w:r>
      <w:r w:rsidRPr="00CA561C">
        <w:br/>
      </w:r>
      <w:r w:rsidRPr="00CA561C">
        <w:rPr>
          <w:b/>
          <w:bCs/>
        </w:rPr>
        <w:t>Given</w:t>
      </w:r>
      <w:r w:rsidRPr="00CA561C">
        <w:t> one or more parent Preparation Master records are selected</w:t>
      </w:r>
      <w:r w:rsidRPr="00CA561C">
        <w:br/>
      </w:r>
      <w:r w:rsidRPr="00CA561C">
        <w:rPr>
          <w:b/>
          <w:bCs/>
        </w:rPr>
        <w:t>When</w:t>
      </w:r>
      <w:r w:rsidRPr="00CA561C">
        <w:t> the user checks an unlinked row in any subtable (Preparations, Material/Lot/Container, Samples, Equipment)</w:t>
      </w:r>
      <w:r w:rsidRPr="00CA561C">
        <w:br/>
      </w:r>
      <w:r w:rsidRPr="00CA561C">
        <w:rPr>
          <w:b/>
          <w:bCs/>
        </w:rPr>
        <w:t>Then</w:t>
      </w:r>
      <w:r w:rsidRPr="00CA561C">
        <w:t> that record is immediately linked to the active parent preparation(s) and appended to the corresponding preparation's record list in the details pane</w:t>
      </w:r>
      <w:r w:rsidRPr="00CA561C">
        <w:br/>
      </w:r>
      <w:r w:rsidRPr="00CA561C">
        <w:rPr>
          <w:b/>
          <w:bCs/>
        </w:rPr>
        <w:t>When</w:t>
      </w:r>
      <w:r w:rsidRPr="00CA561C">
        <w:t> the user unchecks a previously linked row in any subtable</w:t>
      </w:r>
      <w:r w:rsidRPr="00CA561C">
        <w:br/>
      </w:r>
      <w:r w:rsidRPr="00CA561C">
        <w:rPr>
          <w:b/>
          <w:bCs/>
        </w:rPr>
        <w:t>Then</w:t>
      </w:r>
      <w:r w:rsidRPr="00CA561C">
        <w:t> that record is immediately unlinked from the active parent preparation(s) and removed from the corresponding preparation's record list in the details pane</w:t>
      </w:r>
      <w:r w:rsidRPr="00CA561C">
        <w:br/>
      </w:r>
      <w:r w:rsidRPr="00CA561C">
        <w:rPr>
          <w:b/>
          <w:bCs/>
        </w:rPr>
        <w:t>And</w:t>
      </w:r>
      <w:r w:rsidRPr="00CA561C">
        <w:t> the relationship node graph and selection summary indicators update in real time to reflect the change.</w:t>
      </w:r>
      <w:commentRangeEnd w:id="191"/>
      <w:r w:rsidR="00D64A3F" w:rsidRPr="00CA561C">
        <w:rPr>
          <w:rStyle w:val="CommentReference"/>
          <w:sz w:val="24"/>
          <w:szCs w:val="24"/>
        </w:rPr>
        <w:commentReference w:id="191"/>
      </w:r>
    </w:p>
    <w:p w14:paraId="6AE09944" w14:textId="77777777" w:rsidR="00CA561C" w:rsidRPr="00CA561C" w:rsidRDefault="00CA561C" w:rsidP="00CA561C">
      <w:r w:rsidRPr="00CA561C">
        <w:rPr>
          <w:b/>
          <w:bCs/>
        </w:rPr>
        <w:t>9) Hover tooltips for linked child rows</w:t>
      </w:r>
    </w:p>
    <w:p w14:paraId="4564B891" w14:textId="23518215" w:rsidR="00CA561C" w:rsidRPr="00CA561C" w:rsidRDefault="00CA561C" w:rsidP="00CA561C">
      <w:r w:rsidRPr="00CA561C">
        <w:rPr>
          <w:b/>
          <w:bCs/>
        </w:rPr>
        <w:t>As a User, I need to</w:t>
      </w:r>
      <w:r w:rsidRPr="00CA561C">
        <w:t> view which parent preparations are associated with a specific child record.</w:t>
      </w:r>
      <w:r w:rsidRPr="00CA561C">
        <w:br/>
      </w:r>
      <w:r w:rsidRPr="00CA561C">
        <w:rPr>
          <w:b/>
          <w:bCs/>
        </w:rPr>
        <w:lastRenderedPageBreak/>
        <w:t>Given</w:t>
      </w:r>
      <w:r w:rsidRPr="00CA561C">
        <w:t xml:space="preserve"> a child record checkbox is in a checked </w:t>
      </w:r>
      <w:ins w:id="192" w:author="Van den broeck, Tamara [JRDBE NON-J&amp;J]" w:date="2026-09-10T15:24:00Z" w16du:dateUtc="2026-09-10T13:24:00Z">
        <w:r w:rsidR="00D64A3F">
          <w:t xml:space="preserve">“v” </w:t>
        </w:r>
      </w:ins>
      <w:r w:rsidRPr="00CA561C">
        <w:t>or indeterminate state</w:t>
      </w:r>
      <w:ins w:id="193" w:author="Van den broeck, Tamara [JRDBE NON-J&amp;J]" w:date="2026-09-10T15:24:00Z" w16du:dateUtc="2026-09-10T13:24:00Z">
        <w:r w:rsidR="00D64A3F">
          <w:t xml:space="preserve"> “-“</w:t>
        </w:r>
      </w:ins>
      <w:r w:rsidRPr="00CA561C">
        <w:br/>
      </w:r>
      <w:r w:rsidRPr="00CA561C">
        <w:rPr>
          <w:b/>
          <w:bCs/>
        </w:rPr>
        <w:t>When</w:t>
      </w:r>
      <w:r w:rsidRPr="00CA561C">
        <w:t> the user hovers the cursor over the row selection checkbox</w:t>
      </w:r>
      <w:r w:rsidRPr="00CA561C">
        <w:br/>
      </w:r>
      <w:r w:rsidRPr="00CA561C">
        <w:rPr>
          <w:b/>
          <w:bCs/>
        </w:rPr>
        <w:t>Then</w:t>
      </w:r>
      <w:r w:rsidRPr="00CA561C">
        <w:t> a floating tooltip is displayed showing the Preparation ID, Name, and Comment for each parent preparation linked to that record.</w:t>
      </w:r>
    </w:p>
    <w:p w14:paraId="44097E0C" w14:textId="77777777" w:rsidR="00CA561C" w:rsidRPr="00CA561C" w:rsidRDefault="00CA561C" w:rsidP="00CA561C">
      <w:commentRangeStart w:id="194"/>
      <w:commentRangeStart w:id="195"/>
      <w:r w:rsidRPr="00CA561C">
        <w:rPr>
          <w:b/>
          <w:bCs/>
        </w:rPr>
        <w:t>10) Drag-and-drop and manual row number reordering</w:t>
      </w:r>
    </w:p>
    <w:p w14:paraId="3B35775D" w14:textId="2EB0B01F" w:rsidR="00CA561C" w:rsidRPr="00CA561C" w:rsidRDefault="00CA561C" w:rsidP="00CA561C">
      <w:r w:rsidRPr="00CA561C">
        <w:rPr>
          <w:b/>
          <w:bCs/>
        </w:rPr>
        <w:t>As a User, I want to</w:t>
      </w:r>
      <w:r w:rsidRPr="00CA561C">
        <w:t> reorder records either by dragging row handles or typing a specific row position.</w:t>
      </w:r>
      <w:r w:rsidRPr="00CA561C">
        <w:br/>
      </w:r>
      <w:r w:rsidRPr="00CA561C">
        <w:rPr>
          <w:b/>
          <w:bCs/>
        </w:rPr>
        <w:t>Given</w:t>
      </w:r>
      <w:r w:rsidRPr="00CA561C">
        <w:t> a table is displaying all records on a single page (</w:t>
      </w:r>
      <w:del w:id="196" w:author="Van den broeck, Tamara [JRDBE NON-J&amp;J]" w:date="2026-09-10T15:26:00Z" w16du:dateUtc="2026-09-10T13:26:00Z">
        <w:r w:rsidRPr="00CA561C" w:rsidDel="00D64A3F">
          <w:delText>Page Length set to</w:delText>
        </w:r>
      </w:del>
      <w:ins w:id="197" w:author="Van den broeck, Tamara [JRDBE NON-J&amp;J]" w:date="2026-09-10T15:26:00Z" w16du:dateUtc="2026-09-10T13:26:00Z">
        <w:r w:rsidR="00D64A3F">
          <w:t>-</w:t>
        </w:r>
      </w:ins>
      <w:r w:rsidRPr="00CA561C">
        <w:t xml:space="preserve"> "All"</w:t>
      </w:r>
      <w:ins w:id="198" w:author="Van den broeck, Tamara [JRDBE NON-J&amp;J]" w:date="2026-09-10T15:26:00Z" w16du:dateUtc="2026-09-10T13:26:00Z">
        <w:r w:rsidR="00D64A3F">
          <w:t xml:space="preserve"> entries per page displayed</w:t>
        </w:r>
      </w:ins>
      <w:r w:rsidRPr="00CA561C">
        <w:t>)</w:t>
      </w:r>
      <w:r w:rsidRPr="00CA561C">
        <w:br/>
      </w:r>
      <w:r w:rsidRPr="00CA561C">
        <w:rPr>
          <w:b/>
          <w:bCs/>
        </w:rPr>
        <w:t>When</w:t>
      </w:r>
      <w:r w:rsidRPr="00CA561C">
        <w:t> the user drags a row handle to a new position in the table</w:t>
      </w:r>
      <w:r w:rsidRPr="00CA561C">
        <w:br/>
      </w:r>
      <w:r w:rsidRPr="00CA561C">
        <w:rPr>
          <w:b/>
          <w:bCs/>
        </w:rPr>
        <w:t>Then</w:t>
      </w:r>
      <w:r w:rsidRPr="00CA561C">
        <w:t> the row is moved to the target position and all row numbers (#) update to 1..N order</w:t>
      </w:r>
      <w:r w:rsidRPr="00CA561C">
        <w:br/>
      </w:r>
      <w:r w:rsidRPr="00CA561C">
        <w:rPr>
          <w:b/>
          <w:bCs/>
        </w:rPr>
        <w:t>When</w:t>
      </w:r>
      <w:r w:rsidRPr="00CA561C">
        <w:t> the user enters a numeric value into the "#" row number input field and presses Enter or leaves the field</w:t>
      </w:r>
      <w:r w:rsidRPr="00CA561C">
        <w:br/>
      </w:r>
      <w:r w:rsidRPr="00CA561C">
        <w:rPr>
          <w:b/>
          <w:bCs/>
        </w:rPr>
        <w:t>Then</w:t>
      </w:r>
      <w:r w:rsidRPr="00CA561C">
        <w:t> the row is moved to the specified position and remaining rows are renumbered accordingly</w:t>
      </w:r>
      <w:r w:rsidRPr="00CA561C">
        <w:br/>
      </w:r>
      <w:r w:rsidRPr="00CA561C">
        <w:rPr>
          <w:b/>
          <w:bCs/>
        </w:rPr>
        <w:t>And</w:t>
      </w:r>
      <w:r w:rsidRPr="00CA561C">
        <w:t> reordering controls are disabled when pagination hides records across multiple pages.</w:t>
      </w:r>
      <w:commentRangeEnd w:id="194"/>
      <w:r w:rsidR="00D64A3F" w:rsidRPr="00CA561C">
        <w:rPr>
          <w:rStyle w:val="CommentReference"/>
          <w:sz w:val="24"/>
          <w:szCs w:val="24"/>
        </w:rPr>
        <w:commentReference w:id="194"/>
      </w:r>
      <w:commentRangeEnd w:id="195"/>
      <w:r w:rsidR="00D64A3F" w:rsidRPr="00CA561C">
        <w:rPr>
          <w:rStyle w:val="CommentReference"/>
          <w:sz w:val="24"/>
          <w:szCs w:val="24"/>
        </w:rPr>
        <w:commentReference w:id="195"/>
      </w:r>
    </w:p>
    <w:p w14:paraId="0D30FEEF" w14:textId="1DC02DFF" w:rsidR="00CA561C" w:rsidRPr="00CA561C" w:rsidDel="002A7A26" w:rsidRDefault="00CA561C" w:rsidP="00CA561C">
      <w:pPr>
        <w:rPr>
          <w:del w:id="199" w:author="Van den broeck, Tamara [JRDBE NON-J&amp;J]" w:date="2026-09-10T15:35:00Z" w16du:dateUtc="2026-09-10T13:35:00Z"/>
        </w:rPr>
      </w:pPr>
      <w:del w:id="200" w:author="Van den broeck, Tamara [JRDBE NON-J&amp;J]" w:date="2026-09-10T15:35:00Z" w16du:dateUtc="2026-09-10T13:35:00Z">
        <w:r w:rsidRPr="00CA561C" w:rsidDel="002A7A26">
          <w:rPr>
            <w:b/>
            <w:bCs/>
          </w:rPr>
          <w:delText>11) Circular reference prevention and warning notifications</w:delText>
        </w:r>
      </w:del>
    </w:p>
    <w:p w14:paraId="2BB0C9A1" w14:textId="02DFFA91" w:rsidR="00CA561C" w:rsidRPr="00CA561C" w:rsidDel="002A7A26" w:rsidRDefault="00CA561C" w:rsidP="00CA561C">
      <w:pPr>
        <w:rPr>
          <w:del w:id="201" w:author="Van den broeck, Tamara [JRDBE NON-J&amp;J]" w:date="2026-09-10T15:35:00Z" w16du:dateUtc="2026-09-10T13:35:00Z"/>
        </w:rPr>
      </w:pPr>
      <w:del w:id="202" w:author="Van den broeck, Tamara [JRDBE NON-J&amp;J]" w:date="2026-09-10T15:35:00Z" w16du:dateUtc="2026-09-10T13:35:00Z">
        <w:r w:rsidRPr="00CA561C" w:rsidDel="002A7A26">
          <w:rPr>
            <w:b/>
            <w:bCs/>
          </w:rPr>
          <w:delText>As a User, I need to</w:delText>
        </w:r>
        <w:r w:rsidRPr="00CA561C" w:rsidDel="002A7A26">
          <w:delText xml:space="preserve"> be prevented from creating </w:delText>
        </w:r>
        <w:commentRangeStart w:id="203"/>
        <w:commentRangeStart w:id="204"/>
        <w:r w:rsidRPr="00CA561C" w:rsidDel="002A7A26">
          <w:delText>circular preparation dependencies</w:delText>
        </w:r>
        <w:commentRangeEnd w:id="203"/>
        <w:r w:rsidR="002A7A26" w:rsidRPr="00CA561C" w:rsidDel="002A7A26">
          <w:rPr>
            <w:rStyle w:val="CommentReference"/>
            <w:sz w:val="24"/>
            <w:szCs w:val="24"/>
          </w:rPr>
          <w:commentReference w:id="203"/>
        </w:r>
      </w:del>
      <w:commentRangeEnd w:id="204"/>
      <w:r w:rsidR="000E0224" w:rsidRPr="00CA561C">
        <w:rPr>
          <w:rStyle w:val="CommentReference"/>
          <w:sz w:val="24"/>
          <w:szCs w:val="24"/>
        </w:rPr>
        <w:commentReference w:id="204"/>
      </w:r>
      <w:del w:id="205" w:author="Van den broeck, Tamara [JRDBE NON-J&amp;J]" w:date="2026-09-10T15:35:00Z" w16du:dateUtc="2026-09-10T13:35:00Z">
        <w:r w:rsidRPr="00CA561C" w:rsidDel="002A7A26">
          <w:delText>.</w:delText>
        </w:r>
        <w:r w:rsidRPr="00CA561C" w:rsidDel="002A7A26">
          <w:br/>
        </w:r>
        <w:r w:rsidRPr="00CA561C" w:rsidDel="002A7A26">
          <w:rPr>
            <w:b/>
            <w:bCs/>
          </w:rPr>
          <w:delText>Given</w:delText>
        </w:r>
        <w:r w:rsidRPr="00CA561C" w:rsidDel="002A7A26">
          <w:delText> a row in the Preparations child table represents the selected parent preparation or would form a closed dependency loop (e.g. Prep A → Prep B → Prep A)</w:delText>
        </w:r>
        <w:r w:rsidRPr="00CA561C" w:rsidDel="002A7A26">
          <w:br/>
        </w:r>
        <w:r w:rsidRPr="00CA561C" w:rsidDel="002A7A26">
          <w:rPr>
            <w:b/>
            <w:bCs/>
          </w:rPr>
          <w:delText>When</w:delText>
        </w:r>
        <w:r w:rsidRPr="00CA561C" w:rsidDel="002A7A26">
          <w:delText> the user inspects or attempts to select that preparation row</w:delText>
        </w:r>
        <w:r w:rsidRPr="00CA561C" w:rsidDel="002A7A26">
          <w:br/>
        </w:r>
        <w:r w:rsidRPr="00CA561C" w:rsidDel="002A7A26">
          <w:rPr>
            <w:b/>
            <w:bCs/>
          </w:rPr>
          <w:delText>Then</w:delText>
        </w:r>
        <w:r w:rsidRPr="00CA561C" w:rsidDel="002A7A26">
          <w:delText> the row checkbox is disabled to prevent selection</w:delText>
        </w:r>
        <w:r w:rsidRPr="00CA561C" w:rsidDel="002A7A26">
          <w:br/>
        </w:r>
        <w:r w:rsidRPr="00CA561C" w:rsidDel="002A7A26">
          <w:rPr>
            <w:b/>
            <w:bCs/>
          </w:rPr>
          <w:delText>And</w:delText>
        </w:r>
        <w:r w:rsidRPr="00CA561C" w:rsidDel="002A7A26">
          <w:delText> if a circular dependency is triggered, a warning toast notification (e.g. " </w:delText>
        </w:r>
        <w:r w:rsidRPr="00CA561C" w:rsidDel="002A7A26">
          <w:rPr>
            <w:rFonts w:ascii="Segoe UI Symbol" w:hAnsi="Segoe UI Symbol" w:cs="Segoe UI Symbol"/>
          </w:rPr>
          <w:delText>⚠</w:delText>
        </w:r>
        <w:r w:rsidRPr="00CA561C" w:rsidDel="002A7A26">
          <w:delText xml:space="preserve"> Circular reference: ...") is displayed at the bottom of the screen.</w:delText>
        </w:r>
      </w:del>
    </w:p>
    <w:p w14:paraId="3833DECF" w14:textId="4BFD53D6" w:rsidR="00CA561C" w:rsidRPr="00CA561C" w:rsidDel="000E0224" w:rsidRDefault="00CA561C" w:rsidP="00CA561C">
      <w:pPr>
        <w:rPr>
          <w:del w:id="206" w:author="Van den broeck, Tamara [JRDBE NON-J&amp;J]" w:date="2026-09-10T15:37:00Z" w16du:dateUtc="2026-09-10T13:37:00Z"/>
        </w:rPr>
      </w:pPr>
      <w:del w:id="207" w:author="Van den broeck, Tamara [JRDBE NON-J&amp;J]" w:date="2026-09-10T15:37:00Z" w16du:dateUtc="2026-09-10T13:37:00Z">
        <w:r w:rsidRPr="00CA561C" w:rsidDel="000E0224">
          <w:rPr>
            <w:b/>
            <w:bCs/>
          </w:rPr>
          <w:delText>12) Interactive preparation relationship node graph panel</w:delText>
        </w:r>
      </w:del>
    </w:p>
    <w:p w14:paraId="38F78351" w14:textId="1CF419FC" w:rsidR="00CA561C" w:rsidRPr="00CA561C" w:rsidDel="000E0224" w:rsidRDefault="00CA561C" w:rsidP="00CA561C">
      <w:pPr>
        <w:rPr>
          <w:del w:id="208" w:author="Van den broeck, Tamara [JRDBE NON-J&amp;J]" w:date="2026-09-10T15:37:00Z" w16du:dateUtc="2026-09-10T13:37:00Z"/>
        </w:rPr>
      </w:pPr>
      <w:del w:id="209" w:author="Van den broeck, Tamara [JRDBE NON-J&amp;J]" w:date="2026-09-10T15:37:00Z" w16du:dateUtc="2026-09-10T13:37:00Z">
        <w:r w:rsidRPr="00CA561C" w:rsidDel="000E0224">
          <w:rPr>
            <w:b/>
            <w:bCs/>
          </w:rPr>
          <w:delText>As a User, I want to</w:delText>
        </w:r>
        <w:r w:rsidRPr="00CA561C" w:rsidDel="000E0224">
          <w:delText xml:space="preserve"> visualize parent-child preparation relationships in a </w:delText>
        </w:r>
        <w:commentRangeStart w:id="210"/>
        <w:commentRangeStart w:id="211"/>
        <w:r w:rsidRPr="00CA561C" w:rsidDel="000E0224">
          <w:delText>graphical diagram</w:delText>
        </w:r>
        <w:commentRangeEnd w:id="210"/>
        <w:r w:rsidR="000E0224" w:rsidRPr="00CA561C" w:rsidDel="000E0224">
          <w:rPr>
            <w:rStyle w:val="CommentReference"/>
            <w:sz w:val="24"/>
            <w:szCs w:val="24"/>
          </w:rPr>
          <w:commentReference w:id="210"/>
        </w:r>
        <w:commentRangeEnd w:id="211"/>
        <w:r w:rsidR="000E0224" w:rsidRPr="00CA561C" w:rsidDel="000E0224">
          <w:rPr>
            <w:rStyle w:val="CommentReference"/>
            <w:sz w:val="24"/>
            <w:szCs w:val="24"/>
          </w:rPr>
          <w:commentReference w:id="211"/>
        </w:r>
        <w:r w:rsidRPr="00CA561C" w:rsidDel="000E0224">
          <w:delText>.</w:delText>
        </w:r>
        <w:r w:rsidRPr="00CA561C" w:rsidDel="000E0224">
          <w:br/>
        </w:r>
        <w:r w:rsidRPr="00CA561C" w:rsidDel="000E0224">
          <w:rPr>
            <w:b/>
            <w:bCs/>
          </w:rPr>
          <w:delText>Given</w:delText>
        </w:r>
        <w:r w:rsidRPr="00CA561C" w:rsidDel="000E0224">
          <w:delText> parent and child preparations exist in the session</w:delText>
        </w:r>
        <w:r w:rsidRPr="00CA561C" w:rsidDel="000E0224">
          <w:br/>
        </w:r>
        <w:r w:rsidRPr="00CA561C" w:rsidDel="000E0224">
          <w:rPr>
            <w:b/>
            <w:bCs/>
          </w:rPr>
          <w:delText>When</w:delText>
        </w:r>
        <w:r w:rsidRPr="00CA561C" w:rsidDel="000E0224">
          <w:delText> the user views the floating "Preparations Links" panel in the top-right</w:delText>
        </w:r>
        <w:r w:rsidRPr="00CA561C" w:rsidDel="000E0224">
          <w:br/>
        </w:r>
        <w:r w:rsidRPr="00CA561C" w:rsidDel="000E0224">
          <w:rPr>
            <w:b/>
            <w:bCs/>
          </w:rPr>
          <w:delText>Then</w:delText>
        </w:r>
        <w:r w:rsidRPr="00CA561C" w:rsidDel="000E0224">
          <w:delText> an SVG node graph renders all preparation records as circular nodes and dependency links as directed arrows</w:delText>
        </w:r>
        <w:r w:rsidRPr="00CA561C" w:rsidDel="000E0224">
          <w:br/>
        </w:r>
        <w:r w:rsidRPr="00CA561C" w:rsidDel="000E0224">
          <w:rPr>
            <w:b/>
            <w:bCs/>
          </w:rPr>
          <w:delText>And</w:delText>
        </w:r>
        <w:r w:rsidRPr="00CA561C" w:rsidDel="000E0224">
          <w:delText> selected parent preparations are highlighted in blue</w:delText>
        </w:r>
        <w:r w:rsidRPr="00CA561C" w:rsidDel="000E0224">
          <w:br/>
        </w:r>
        <w:r w:rsidRPr="00CA561C" w:rsidDel="000E0224">
          <w:rPr>
            <w:b/>
            <w:bCs/>
          </w:rPr>
          <w:delText>And</w:delText>
        </w:r>
        <w:r w:rsidRPr="00CA561C" w:rsidDel="000E0224">
          <w:delText> potential circular dependencies are displayed with red arrows</w:delText>
        </w:r>
        <w:r w:rsidRPr="00CA561C" w:rsidDel="000E0224">
          <w:br/>
        </w:r>
        <w:r w:rsidRPr="00CA561C" w:rsidDel="000E0224">
          <w:rPr>
            <w:b/>
            <w:bCs/>
          </w:rPr>
          <w:delText>And</w:delText>
        </w:r>
        <w:r w:rsidRPr="00CA561C" w:rsidDel="000E0224">
          <w:delText> the graph panel can be collapsed/expanded or repositioned across the viewport by dragging its header.</w:delText>
        </w:r>
      </w:del>
    </w:p>
    <w:p w14:paraId="0A758548" w14:textId="77777777" w:rsidR="00CA561C" w:rsidRPr="00CA561C" w:rsidRDefault="00CA561C" w:rsidP="00CA561C">
      <w:r w:rsidRPr="00CA561C">
        <w:rPr>
          <w:b/>
          <w:bCs/>
        </w:rPr>
        <w:lastRenderedPageBreak/>
        <w:t xml:space="preserve">13) </w:t>
      </w:r>
      <w:commentRangeStart w:id="212"/>
      <w:r w:rsidRPr="00CA561C">
        <w:rPr>
          <w:b/>
          <w:bCs/>
        </w:rPr>
        <w:t>Consolidated preparation details view in right pane</w:t>
      </w:r>
      <w:commentRangeEnd w:id="212"/>
      <w:r w:rsidR="0017092C" w:rsidRPr="00CA561C">
        <w:rPr>
          <w:rStyle w:val="CommentReference"/>
          <w:sz w:val="24"/>
          <w:szCs w:val="24"/>
        </w:rPr>
        <w:commentReference w:id="212"/>
      </w:r>
    </w:p>
    <w:p w14:paraId="5986E03D" w14:textId="77777777" w:rsidR="00CA561C" w:rsidRPr="00CA561C" w:rsidRDefault="00CA561C" w:rsidP="00CA561C">
      <w:r w:rsidRPr="00CA561C">
        <w:rPr>
          <w:b/>
          <w:bCs/>
        </w:rPr>
        <w:t>As a User, I want to</w:t>
      </w:r>
      <w:r w:rsidRPr="00CA561C">
        <w:t> review a consolidated list of all linked child records for each selected parent preparation.</w:t>
      </w:r>
      <w:r w:rsidRPr="00CA561C">
        <w:br/>
      </w:r>
      <w:r w:rsidRPr="00CA561C">
        <w:rPr>
          <w:b/>
          <w:bCs/>
        </w:rPr>
        <w:t>Given</w:t>
      </w:r>
      <w:r w:rsidRPr="00CA561C">
        <w:t> one or more Preparation Master records are selected</w:t>
      </w:r>
      <w:r w:rsidRPr="00CA561C">
        <w:br/>
      </w:r>
      <w:r w:rsidRPr="00CA561C">
        <w:rPr>
          <w:b/>
          <w:bCs/>
        </w:rPr>
        <w:t>When</w:t>
      </w:r>
      <w:r w:rsidRPr="00CA561C">
        <w:t> the user inspects the right details pane</w:t>
      </w:r>
      <w:r w:rsidRPr="00CA561C">
        <w:br/>
      </w:r>
      <w:r w:rsidRPr="00CA561C">
        <w:rPr>
          <w:b/>
          <w:bCs/>
        </w:rPr>
        <w:t>Then</w:t>
      </w:r>
      <w:r w:rsidRPr="00CA561C">
        <w:t> a dedicated details block is rendered for each selected Preparation Master record</w:t>
      </w:r>
      <w:r w:rsidRPr="00CA561C">
        <w:br/>
      </w:r>
      <w:r w:rsidRPr="00CA561C">
        <w:rPr>
          <w:b/>
          <w:bCs/>
        </w:rPr>
        <w:t>And</w:t>
      </w:r>
      <w:r w:rsidRPr="00CA561C">
        <w:t> each block contains a combined table listing all linked records from Preparations, Material/Lot/Container, Samples, and Equipment</w:t>
      </w:r>
      <w:r w:rsidRPr="00CA561C">
        <w:br/>
      </w:r>
      <w:r w:rsidRPr="00CA561C">
        <w:rPr>
          <w:b/>
          <w:bCs/>
        </w:rPr>
        <w:t>And</w:t>
      </w:r>
      <w:r w:rsidRPr="00CA561C">
        <w:t xml:space="preserve"> each row displays a </w:t>
      </w:r>
      <w:commentRangeStart w:id="213"/>
      <w:r w:rsidRPr="00CA561C">
        <w:t>source icon (</w:t>
      </w:r>
      <w:r w:rsidRPr="00CA561C">
        <w:rPr>
          <w:rFonts w:ascii="Segoe UI Emoji" w:hAnsi="Segoe UI Emoji" w:cs="Segoe UI Emoji"/>
        </w:rPr>
        <w:t>🧪</w:t>
      </w:r>
      <w:r w:rsidRPr="00CA561C">
        <w:t xml:space="preserve">, </w:t>
      </w:r>
      <w:r w:rsidRPr="00CA561C">
        <w:rPr>
          <w:rFonts w:ascii="Segoe UI Emoji" w:hAnsi="Segoe UI Emoji" w:cs="Segoe UI Emoji"/>
        </w:rPr>
        <w:t>📦</w:t>
      </w:r>
      <w:r w:rsidRPr="00CA561C">
        <w:t xml:space="preserve">, </w:t>
      </w:r>
      <w:r w:rsidRPr="00CA561C">
        <w:rPr>
          <w:rFonts w:ascii="Segoe UI Emoji" w:hAnsi="Segoe UI Emoji" w:cs="Segoe UI Emoji"/>
        </w:rPr>
        <w:t>🧬</w:t>
      </w:r>
      <w:r w:rsidRPr="00CA561C">
        <w:t xml:space="preserve">, </w:t>
      </w:r>
      <w:r w:rsidRPr="00CA561C">
        <w:rPr>
          <w:rFonts w:ascii="Segoe UI Emoji" w:hAnsi="Segoe UI Emoji" w:cs="Segoe UI Emoji"/>
        </w:rPr>
        <w:t>🔧</w:t>
      </w:r>
      <w:r w:rsidRPr="00CA561C">
        <w:t>)</w:t>
      </w:r>
      <w:commentRangeEnd w:id="213"/>
      <w:r w:rsidR="000E0224" w:rsidRPr="00CA561C">
        <w:rPr>
          <w:rStyle w:val="CommentReference"/>
          <w:sz w:val="24"/>
          <w:szCs w:val="24"/>
        </w:rPr>
        <w:commentReference w:id="213"/>
      </w:r>
      <w:r w:rsidRPr="00CA561C">
        <w:t>, ID, Name, and Comment</w:t>
      </w:r>
      <w:r w:rsidRPr="00CA561C">
        <w:br/>
      </w:r>
      <w:commentRangeStart w:id="214"/>
      <w:r w:rsidRPr="00CA561C">
        <w:rPr>
          <w:b/>
          <w:bCs/>
        </w:rPr>
        <w:t>And</w:t>
      </w:r>
      <w:r w:rsidRPr="00CA561C">
        <w:t> rows within the combined table support independent drag-and-drop reordering, manual row number input, sorting, search, and pagination</w:t>
      </w:r>
      <w:r w:rsidRPr="00CA561C">
        <w:br/>
      </w:r>
      <w:r w:rsidRPr="00CA561C">
        <w:rPr>
          <w:b/>
          <w:bCs/>
        </w:rPr>
        <w:t>And</w:t>
      </w:r>
      <w:r w:rsidRPr="00CA561C">
        <w:t> manual row reordering in the details pane is preserved across subsequent selection changes.</w:t>
      </w:r>
      <w:commentRangeEnd w:id="214"/>
      <w:r w:rsidR="000E0224" w:rsidRPr="00CA561C">
        <w:rPr>
          <w:rStyle w:val="CommentReference"/>
          <w:sz w:val="24"/>
          <w:szCs w:val="24"/>
        </w:rPr>
        <w:commentReference w:id="214"/>
      </w:r>
    </w:p>
    <w:p w14:paraId="26557022" w14:textId="77777777" w:rsidR="00CA561C" w:rsidRPr="00CA561C" w:rsidRDefault="00CA561C" w:rsidP="00CA561C">
      <w:r w:rsidRPr="00CA561C">
        <w:rPr>
          <w:b/>
          <w:bCs/>
        </w:rPr>
        <w:t>14) Data table search, column sorting, and pagination</w:t>
      </w:r>
    </w:p>
    <w:p w14:paraId="36BB9860" w14:textId="77777777" w:rsidR="00CA561C" w:rsidRPr="00CA561C" w:rsidRDefault="00CA561C" w:rsidP="00CA561C">
      <w:r w:rsidRPr="00CA561C">
        <w:rPr>
          <w:b/>
          <w:bCs/>
        </w:rPr>
        <w:t>As a User, I want to</w:t>
      </w:r>
      <w:r w:rsidRPr="00CA561C">
        <w:t> filter, sort, and paginate through records across all tables.</w:t>
      </w:r>
      <w:r w:rsidRPr="00CA561C">
        <w:br/>
      </w:r>
      <w:r w:rsidRPr="00CA561C">
        <w:rPr>
          <w:b/>
          <w:bCs/>
        </w:rPr>
        <w:t>Given</w:t>
      </w:r>
      <w:r w:rsidRPr="00CA561C">
        <w:t> any table contains data records</w:t>
      </w:r>
      <w:r w:rsidRPr="00CA561C">
        <w:br/>
      </w:r>
      <w:r w:rsidRPr="00CA561C">
        <w:rPr>
          <w:b/>
          <w:bCs/>
        </w:rPr>
        <w:t>When</w:t>
      </w:r>
      <w:r w:rsidRPr="00CA561C">
        <w:t> the user enters a search term in the search input</w:t>
      </w:r>
      <w:r w:rsidRPr="00CA561C">
        <w:br/>
      </w:r>
      <w:r w:rsidRPr="00CA561C">
        <w:rPr>
          <w:b/>
          <w:bCs/>
        </w:rPr>
        <w:t>Then</w:t>
      </w:r>
      <w:r w:rsidRPr="00CA561C">
        <w:t> only rows matching the search term across visible columns are displayed</w:t>
      </w:r>
      <w:r w:rsidRPr="00CA561C">
        <w:br/>
      </w:r>
      <w:r w:rsidRPr="00CA561C">
        <w:rPr>
          <w:b/>
          <w:bCs/>
        </w:rPr>
        <w:t>When</w:t>
      </w:r>
      <w:r w:rsidRPr="00CA561C">
        <w:t> the user clicks a column header</w:t>
      </w:r>
      <w:r w:rsidRPr="00CA561C">
        <w:br/>
      </w:r>
      <w:r w:rsidRPr="00CA561C">
        <w:rPr>
          <w:b/>
          <w:bCs/>
        </w:rPr>
        <w:t>Then</w:t>
      </w:r>
      <w:r w:rsidRPr="00CA561C">
        <w:t> the table sorts ascending or descending by that column based on data type</w:t>
      </w:r>
      <w:r w:rsidRPr="00CA561C">
        <w:br/>
      </w:r>
      <w:r w:rsidRPr="00CA561C">
        <w:rPr>
          <w:b/>
          <w:bCs/>
        </w:rPr>
        <w:t>When</w:t>
      </w:r>
      <w:r w:rsidRPr="00CA561C">
        <w:t> the user selects a page size (5, 10, 25, All) or uses pagination buttons</w:t>
      </w:r>
      <w:r w:rsidRPr="00CA561C">
        <w:br/>
      </w:r>
      <w:r w:rsidRPr="00CA561C">
        <w:rPr>
          <w:b/>
          <w:bCs/>
        </w:rPr>
        <w:t>Then</w:t>
      </w:r>
      <w:r w:rsidRPr="00CA561C">
        <w:t> the table updates the displayed records and updates the selection counter in the table info text (e.g. "Showing 1 to 5 of 14 entries - X selected").</w:t>
      </w:r>
    </w:p>
    <w:p w14:paraId="55D1746A" w14:textId="77777777" w:rsidR="00CA561C" w:rsidRPr="00CA561C" w:rsidRDefault="00CA561C" w:rsidP="00CA561C">
      <w:r w:rsidRPr="00CA561C">
        <w:rPr>
          <w:b/>
          <w:bCs/>
        </w:rPr>
        <w:t>15) Commit subtable updates</w:t>
      </w:r>
    </w:p>
    <w:p w14:paraId="5F6BE2AB" w14:textId="77777777" w:rsidR="00CA561C" w:rsidRPr="00CA561C" w:rsidRDefault="00CA561C" w:rsidP="00CA561C">
      <w:r w:rsidRPr="00CA561C">
        <w:rPr>
          <w:b/>
          <w:bCs/>
        </w:rPr>
        <w:t>As a User, I want to</w:t>
      </w:r>
      <w:r w:rsidRPr="00CA561C">
        <w:t> save and commit updated preparation linkages back to the experiment session.</w:t>
      </w:r>
      <w:r w:rsidRPr="00CA561C">
        <w:br/>
      </w:r>
      <w:r w:rsidRPr="00CA561C">
        <w:rPr>
          <w:b/>
          <w:bCs/>
        </w:rPr>
        <w:t>Given</w:t>
      </w:r>
      <w:r w:rsidRPr="00CA561C">
        <w:t> the user has configured parent-child preparation selections and child entity linkages</w:t>
      </w:r>
      <w:r w:rsidRPr="00CA561C">
        <w:br/>
      </w:r>
      <w:r w:rsidRPr="00CA561C">
        <w:rPr>
          <w:b/>
          <w:bCs/>
        </w:rPr>
        <w:t>When</w:t>
      </w:r>
      <w:r w:rsidRPr="00CA561C">
        <w:t> the user clicks the "Update Prep. Sub" button</w:t>
      </w:r>
      <w:r w:rsidRPr="00CA561C">
        <w:br/>
      </w:r>
      <w:r w:rsidRPr="00CA561C">
        <w:rPr>
          <w:b/>
          <w:bCs/>
        </w:rPr>
        <w:t>Then</w:t>
      </w:r>
      <w:r w:rsidRPr="00CA561C">
        <w:t> all parent-child associations, row orderings, and linked subtable records are saved and committed to the experiment dataset.</w:t>
      </w:r>
    </w:p>
    <w:p w14:paraId="48E3A3FF" w14:textId="77777777" w:rsidR="00CA561C" w:rsidRPr="00CA561C" w:rsidRDefault="00CA561C" w:rsidP="00CA561C">
      <w:r w:rsidRPr="00CA561C">
        <w:rPr>
          <w:b/>
          <w:bCs/>
        </w:rPr>
        <w:t>16) Data loss prevention via localStorage synchronization and pending update check</w:t>
      </w:r>
    </w:p>
    <w:p w14:paraId="60173A5D" w14:textId="65B532E8" w:rsidR="00CA561C" w:rsidRPr="00CA561C" w:rsidRDefault="00CA561C" w:rsidP="00CA561C">
      <w:r w:rsidRPr="00CA561C">
        <w:rPr>
          <w:b/>
          <w:bCs/>
        </w:rPr>
        <w:t>As a User, I need to</w:t>
      </w:r>
      <w:r w:rsidRPr="00CA561C">
        <w:t> avoid losing uncommitted preparation updates if my browser session is reloaded or closed unexpectedly.</w:t>
      </w:r>
      <w:r w:rsidRPr="00CA561C">
        <w:br/>
      </w:r>
      <w:r w:rsidRPr="00CA561C">
        <w:rPr>
          <w:b/>
          <w:bCs/>
        </w:rPr>
        <w:t>Given</w:t>
      </w:r>
      <w:r w:rsidRPr="00CA561C">
        <w:t xml:space="preserve"> the user modifies parent-child selections, linkages, or row orderings in the </w:t>
      </w:r>
      <w:del w:id="215" w:author="Van den broeck, Tamara [JRDBE NON-J&amp;J]" w:date="2026-09-10T15:46:00Z" w16du:dateUtc="2026-09-10T13:46:00Z">
        <w:r w:rsidRPr="00CA561C" w:rsidDel="0017092C">
          <w:delText xml:space="preserve">picker </w:delText>
        </w:r>
      </w:del>
      <w:ins w:id="216" w:author="Van den broeck, Tamara [JRDBE NON-J&amp;J]" w:date="2026-09-10T15:46:00Z" w16du:dateUtc="2026-09-10T13:46:00Z">
        <w:r w:rsidR="0017092C">
          <w:lastRenderedPageBreak/>
          <w:t>selector</w:t>
        </w:r>
        <w:r w:rsidR="0017092C" w:rsidRPr="00CA561C">
          <w:t xml:space="preserve"> </w:t>
        </w:r>
      </w:ins>
      <w:r w:rsidRPr="00CA561C">
        <w:t>interface</w:t>
      </w:r>
      <w:r w:rsidRPr="00CA561C">
        <w:br/>
      </w:r>
      <w:r w:rsidRPr="00CA561C">
        <w:rPr>
          <w:b/>
          <w:bCs/>
        </w:rPr>
        <w:t>When</w:t>
      </w:r>
      <w:r w:rsidRPr="00CA561C">
        <w:t> changes are made prior to clicking "Update Prep. Sub"</w:t>
      </w:r>
      <w:r w:rsidRPr="00CA561C">
        <w:br/>
      </w:r>
      <w:r w:rsidRPr="00CA561C">
        <w:rPr>
          <w:b/>
          <w:bCs/>
        </w:rPr>
        <w:t>Then</w:t>
      </w:r>
      <w:r w:rsidRPr="00CA561C">
        <w:t xml:space="preserve"> the system </w:t>
      </w:r>
      <w:commentRangeStart w:id="217"/>
      <w:r w:rsidRPr="00CA561C">
        <w:t>automatically synchronizes the uncommitted working state to browser localStorage</w:t>
      </w:r>
      <w:commentRangeEnd w:id="217"/>
      <w:r w:rsidR="0017092C" w:rsidRPr="00CA561C">
        <w:rPr>
          <w:rStyle w:val="CommentReference"/>
          <w:sz w:val="24"/>
          <w:szCs w:val="24"/>
        </w:rPr>
        <w:commentReference w:id="217"/>
      </w:r>
      <w:r w:rsidRPr="00CA561C">
        <w:br/>
      </w:r>
      <w:r w:rsidRPr="00CA561C">
        <w:rPr>
          <w:b/>
          <w:bCs/>
        </w:rPr>
        <w:t>When</w:t>
      </w:r>
      <w:r w:rsidRPr="00CA561C">
        <w:t xml:space="preserve"> the user opens or reloads the Signals Preparations </w:t>
      </w:r>
      <w:del w:id="218" w:author="Van den broeck, Tamara [JRDBE NON-J&amp;J]" w:date="2026-09-10T15:46:00Z" w16du:dateUtc="2026-09-10T13:46:00Z">
        <w:r w:rsidRPr="00CA561C" w:rsidDel="0017092C">
          <w:delText xml:space="preserve">Picker </w:delText>
        </w:r>
      </w:del>
      <w:ins w:id="219" w:author="Van den broeck, Tamara [JRDBE NON-J&amp;J]" w:date="2026-09-10T15:46:00Z" w16du:dateUtc="2026-09-10T13:46:00Z">
        <w:r w:rsidR="0017092C">
          <w:t>Selector</w:t>
        </w:r>
        <w:r w:rsidR="0017092C" w:rsidRPr="00CA561C">
          <w:t xml:space="preserve"> </w:t>
        </w:r>
      </w:ins>
      <w:r w:rsidRPr="00CA561C">
        <w:t>page</w:t>
      </w:r>
      <w:r w:rsidRPr="00CA561C">
        <w:br/>
      </w:r>
      <w:r w:rsidRPr="00CA561C">
        <w:rPr>
          <w:b/>
          <w:bCs/>
        </w:rPr>
        <w:t>Then</w:t>
      </w:r>
      <w:r w:rsidRPr="00CA561C">
        <w:t xml:space="preserve"> the system </w:t>
      </w:r>
      <w:del w:id="220" w:author="Van den broeck, Tamara [JRDBE NON-J&amp;J]" w:date="2026-09-10T15:48:00Z" w16du:dateUtc="2026-09-10T13:48:00Z">
        <w:r w:rsidRPr="00CA561C" w:rsidDel="0017092C">
          <w:delText>checks localStorage for pending uncommitted updates</w:delText>
        </w:r>
        <w:r w:rsidRPr="00CA561C" w:rsidDel="0017092C">
          <w:br/>
        </w:r>
        <w:r w:rsidRPr="00CA561C" w:rsidDel="0017092C">
          <w:rPr>
            <w:b/>
            <w:bCs/>
          </w:rPr>
          <w:delText>And</w:delText>
        </w:r>
        <w:r w:rsidRPr="00CA561C" w:rsidDel="0017092C">
          <w:delText xml:space="preserve"> if non-committed updates are found, the system </w:delText>
        </w:r>
      </w:del>
      <w:r w:rsidRPr="00CA561C">
        <w:t>informs the user and restores the pending working state</w:t>
      </w:r>
      <w:r w:rsidRPr="00CA561C">
        <w:br/>
      </w:r>
      <w:commentRangeStart w:id="221"/>
      <w:r w:rsidRPr="00CA561C">
        <w:rPr>
          <w:b/>
          <w:bCs/>
        </w:rPr>
        <w:t>And</w:t>
      </w:r>
      <w:r w:rsidRPr="00CA561C">
        <w:t> upon clicking "Update Prep. Sub" to commit the updates, the pending state in localStorage is cleared.</w:t>
      </w:r>
      <w:commentRangeEnd w:id="221"/>
      <w:r w:rsidR="0017092C" w:rsidRPr="00CA561C">
        <w:rPr>
          <w:rStyle w:val="CommentReference"/>
          <w:sz w:val="24"/>
          <w:szCs w:val="24"/>
        </w:rPr>
        <w:commentReference w:id="221"/>
      </w:r>
    </w:p>
    <w:p w14:paraId="2DF0AC7A" w14:textId="77777777" w:rsidR="00077AEC" w:rsidRDefault="00077AEC"/>
    <w:sectPr w:rsidR="00077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n den broeck, Tamara [JRDBE NON-J&amp;J]" w:date="2026-09-10T14:31:00Z" w:initials="TV">
    <w:p w14:paraId="505CB17B" w14:textId="77777777" w:rsidR="007937A8" w:rsidRDefault="007937A8" w:rsidP="007937A8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Is this replacing the preparation selector EA on the subtables?</w:t>
      </w:r>
    </w:p>
    <w:p w14:paraId="3F63BE96" w14:textId="77777777" w:rsidR="007937A8" w:rsidRDefault="007937A8" w:rsidP="007937A8">
      <w:pPr>
        <w:pStyle w:val="CommentText"/>
      </w:pPr>
      <w:r>
        <w:rPr>
          <w:lang w:val="en-GB"/>
        </w:rPr>
        <w:t>What if the user opens the EA and the subtables were not yet created?</w:t>
      </w:r>
    </w:p>
  </w:comment>
  <w:comment w:id="1" w:author="Van den broeck, Tamara [JRDBE NON-J&amp;J]" w:date="2026-09-10T15:52:00Z" w:initials="TV">
    <w:p w14:paraId="1626EC50" w14:textId="77777777" w:rsidR="002A7E81" w:rsidRDefault="002A7E81" w:rsidP="002A7E81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Add scenarion with user notification to create subtables first</w:t>
      </w:r>
    </w:p>
  </w:comment>
  <w:comment w:id="137" w:author="Van den broeck, Tamara [JRDBE NON-J&amp;J]" w:date="2026-09-10T15:07:00Z" w:initials="TV">
    <w:p w14:paraId="17985449" w14:textId="77777777" w:rsidR="009521CF" w:rsidRDefault="009521CF" w:rsidP="009521CF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Do you mean preparation sub table or the experiment content (material/samples/preparations)?</w:t>
      </w:r>
    </w:p>
  </w:comment>
  <w:comment w:id="139" w:author="Van den broeck, Tamara [JRDBE NON-J&amp;J]" w:date="2026-09-10T15:08:00Z" w:initials="TV">
    <w:p w14:paraId="0DFB971C" w14:textId="77777777" w:rsidR="002A7E81" w:rsidRDefault="009521CF" w:rsidP="002A7E81">
      <w:pPr>
        <w:pStyle w:val="CommentText"/>
      </w:pPr>
      <w:r>
        <w:rPr>
          <w:rStyle w:val="CommentReference"/>
        </w:rPr>
        <w:annotationRef/>
      </w:r>
      <w:r w:rsidR="002A7E81">
        <w:rPr>
          <w:lang w:val="en-GB"/>
        </w:rPr>
        <w:t xml:space="preserve">Each preparation? </w:t>
      </w:r>
    </w:p>
    <w:p w14:paraId="1E1FE280" w14:textId="77777777" w:rsidR="002A7E81" w:rsidRDefault="002A7E81" w:rsidP="002A7E81">
      <w:pPr>
        <w:pStyle w:val="CommentText"/>
      </w:pPr>
      <w:r>
        <w:rPr>
          <w:lang w:val="en-GB"/>
        </w:rPr>
        <w:t>Or it loads the content of the already existing subprep tables or of the experiment content?</w:t>
      </w:r>
    </w:p>
  </w:comment>
  <w:comment w:id="145" w:author="Van den broeck, Tamara [JRDBE NON-J&amp;J]" w:date="2026-09-10T15:44:00Z" w:initials="TV">
    <w:p w14:paraId="57D07F09" w14:textId="77777777" w:rsidR="0017092C" w:rsidRDefault="0017092C" w:rsidP="0017092C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To complete</w:t>
      </w:r>
    </w:p>
    <w:p w14:paraId="74A66B3C" w14:textId="77777777" w:rsidR="0017092C" w:rsidRDefault="0017092C" w:rsidP="0017092C">
      <w:pPr>
        <w:pStyle w:val="CommentText"/>
      </w:pPr>
      <w:r>
        <w:rPr>
          <w:lang w:val="en-GB"/>
        </w:rPr>
        <w:t>Can replace scenario 13.</w:t>
      </w:r>
    </w:p>
    <w:p w14:paraId="6C5A8E4C" w14:textId="77777777" w:rsidR="0017092C" w:rsidRDefault="0017092C" w:rsidP="0017092C">
      <w:pPr>
        <w:pStyle w:val="CommentText"/>
      </w:pPr>
      <w:r>
        <w:rPr>
          <w:lang w:val="en-GB"/>
        </w:rPr>
        <w:t>+ which scenario describes the displayed columns for prep/material/sample/equipment?</w:t>
      </w:r>
    </w:p>
  </w:comment>
  <w:comment w:id="165" w:author="Van den broeck, Tamara [JRDBE NON-J&amp;J]" w:date="2026-09-10T14:40:00Z" w:initials="TV">
    <w:p w14:paraId="2B291125" w14:textId="77777777" w:rsidR="007F6A09" w:rsidRDefault="007F6A09" w:rsidP="007F6A09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Experiment content?</w:t>
      </w:r>
    </w:p>
  </w:comment>
  <w:comment w:id="168" w:author="Van den broeck, Tamara [JRDBE NON-J&amp;J]" w:date="2026-09-10T14:57:00Z" w:initials="TV">
    <w:p w14:paraId="046C945A" w14:textId="77777777" w:rsidR="00955E67" w:rsidRDefault="00955E67" w:rsidP="00955E67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User language?</w:t>
      </w:r>
    </w:p>
  </w:comment>
  <w:comment w:id="184" w:author="Van den broeck, Tamara [JRDBE NON-J&amp;J]" w:date="2026-09-10T15:17:00Z" w:initials="TV">
    <w:p w14:paraId="6482572E" w14:textId="57E62876" w:rsidR="004F4341" w:rsidRDefault="004F4341" w:rsidP="004F4341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This is not user language</w:t>
      </w:r>
    </w:p>
  </w:comment>
  <w:comment w:id="190" w:author="Van den broeck, Tamara [JRDBE NON-J&amp;J]" w:date="2026-09-10T15:22:00Z" w:initials="TV">
    <w:p w14:paraId="1C592E0F" w14:textId="77777777" w:rsidR="00D64A3F" w:rsidRDefault="00D64A3F" w:rsidP="00D64A3F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AC is “user can select an individual child record” or user can select all child records at once”</w:t>
      </w:r>
    </w:p>
    <w:p w14:paraId="4A77B520" w14:textId="77777777" w:rsidR="00D64A3F" w:rsidRDefault="00D64A3F" w:rsidP="00D64A3F">
      <w:pPr>
        <w:pStyle w:val="CommentText"/>
      </w:pPr>
      <w:r>
        <w:rPr>
          <w:lang w:val="en-GB"/>
        </w:rPr>
        <w:t>Which checkbox or how it is called does not matter - keep it more general</w:t>
      </w:r>
    </w:p>
  </w:comment>
  <w:comment w:id="191" w:author="Van den broeck, Tamara [JRDBE NON-J&amp;J]" w:date="2026-09-10T15:23:00Z" w:initials="TV">
    <w:p w14:paraId="1F232F2C" w14:textId="77777777" w:rsidR="00D64A3F" w:rsidRDefault="00D64A3F" w:rsidP="00D64A3F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This can be merged into one scenario with 7</w:t>
      </w:r>
    </w:p>
  </w:comment>
  <w:comment w:id="194" w:author="Van den broeck, Tamara [JRDBE NON-J&amp;J]" w:date="2026-09-10T15:26:00Z" w:initials="TV">
    <w:p w14:paraId="1B4270F9" w14:textId="77777777" w:rsidR="00D64A3F" w:rsidRDefault="00D64A3F" w:rsidP="00D64A3F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Maybe this can be later?</w:t>
      </w:r>
    </w:p>
    <w:p w14:paraId="5EF4C28B" w14:textId="77777777" w:rsidR="00D64A3F" w:rsidRDefault="00D64A3F" w:rsidP="00D64A3F">
      <w:pPr>
        <w:pStyle w:val="CommentText"/>
      </w:pPr>
      <w:r>
        <w:rPr>
          <w:lang w:val="en-GB"/>
        </w:rPr>
        <w:t xml:space="preserve">When selecting it is appended. Meaning the subtables are populated in order of selection. </w:t>
      </w:r>
    </w:p>
    <w:p w14:paraId="08FC7187" w14:textId="77777777" w:rsidR="00D64A3F" w:rsidRDefault="00D64A3F" w:rsidP="00D64A3F">
      <w:pPr>
        <w:pStyle w:val="CommentText"/>
      </w:pPr>
      <w:r>
        <w:rPr>
          <w:lang w:val="en-GB"/>
        </w:rPr>
        <w:t>Re-ordering by drag and drop might be less urgent.</w:t>
      </w:r>
    </w:p>
  </w:comment>
  <w:comment w:id="195" w:author="Van den broeck, Tamara [JRDBE NON-J&amp;J]" w:date="2026-09-10T15:27:00Z" w:initials="TV">
    <w:p w14:paraId="18E4E5ED" w14:textId="77777777" w:rsidR="00D64A3F" w:rsidRDefault="00D64A3F" w:rsidP="00D64A3F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Do we need both drag/drop and numbering?</w:t>
      </w:r>
    </w:p>
  </w:comment>
  <w:comment w:id="203" w:author="Van den broeck, Tamara [JRDBE NON-J&amp;J]" w:date="2026-09-10T15:35:00Z" w:initials="TV">
    <w:p w14:paraId="291442AA" w14:textId="77777777" w:rsidR="002A7A26" w:rsidRDefault="002A7A26" w:rsidP="002A7A26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IS this critical?</w:t>
      </w:r>
    </w:p>
    <w:p w14:paraId="71593621" w14:textId="77777777" w:rsidR="002A7A26" w:rsidRDefault="002A7A26" w:rsidP="002A7A26">
      <w:pPr>
        <w:pStyle w:val="CommentText"/>
      </w:pPr>
      <w:r>
        <w:rPr>
          <w:lang w:val="en-GB"/>
        </w:rPr>
        <w:t>Maybe just disable the self selection and can be included in scenario 6</w:t>
      </w:r>
    </w:p>
  </w:comment>
  <w:comment w:id="204" w:author="Van den broeck, Tamara [JRDBE NON-J&amp;J]" w:date="2026-09-10T15:37:00Z" w:initials="TV">
    <w:p w14:paraId="15C1912C" w14:textId="77777777" w:rsidR="000E0224" w:rsidRDefault="000E0224" w:rsidP="000E0224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Additional notification for circular dependencies can be followup story</w:t>
      </w:r>
    </w:p>
  </w:comment>
  <w:comment w:id="210" w:author="Van den broeck, Tamara [JRDBE NON-J&amp;J]" w:date="2026-09-10T15:36:00Z" w:initials="TV">
    <w:p w14:paraId="2CCCA7B3" w14:textId="77777777" w:rsidR="000E0224" w:rsidRDefault="000E0224" w:rsidP="000E0224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Why, what is the business requirement?</w:t>
      </w:r>
    </w:p>
  </w:comment>
  <w:comment w:id="211" w:author="Van den broeck, Tamara [JRDBE NON-J&amp;J]" w:date="2026-09-10T15:37:00Z" w:initials="TV">
    <w:p w14:paraId="51CC4F4D" w14:textId="77777777" w:rsidR="000E0224" w:rsidRDefault="000E0224" w:rsidP="000E0224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Followup story</w:t>
      </w:r>
    </w:p>
  </w:comment>
  <w:comment w:id="212" w:author="Van den broeck, Tamara [JRDBE NON-J&amp;J]" w:date="2026-09-10T15:41:00Z" w:initials="TV">
    <w:p w14:paraId="3556446F" w14:textId="77777777" w:rsidR="0017092C" w:rsidRDefault="0017092C" w:rsidP="0017092C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Right pane can be details with the column in scenario 1</w:t>
      </w:r>
    </w:p>
  </w:comment>
  <w:comment w:id="213" w:author="Van den broeck, Tamara [JRDBE NON-J&amp;J]" w:date="2026-09-10T15:39:00Z" w:initials="TV">
    <w:p w14:paraId="77A32A11" w14:textId="77777777" w:rsidR="000E0224" w:rsidRDefault="000E0224" w:rsidP="000E0224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Why source icon - maybe better letters</w:t>
      </w:r>
    </w:p>
    <w:p w14:paraId="4991C8FC" w14:textId="77777777" w:rsidR="000E0224" w:rsidRDefault="000E0224" w:rsidP="000E0224">
      <w:pPr>
        <w:pStyle w:val="CommentText"/>
      </w:pPr>
      <w:r>
        <w:rPr>
          <w:lang w:val="en-GB"/>
        </w:rPr>
        <w:t>P for preparation</w:t>
      </w:r>
    </w:p>
    <w:p w14:paraId="78D83A4B" w14:textId="77777777" w:rsidR="000E0224" w:rsidRDefault="000E0224" w:rsidP="000E0224">
      <w:pPr>
        <w:pStyle w:val="CommentText"/>
      </w:pPr>
      <w:r>
        <w:rPr>
          <w:lang w:val="en-GB"/>
        </w:rPr>
        <w:t>M for material</w:t>
      </w:r>
    </w:p>
    <w:p w14:paraId="1A414BC8" w14:textId="77777777" w:rsidR="000E0224" w:rsidRDefault="000E0224" w:rsidP="000E0224">
      <w:pPr>
        <w:pStyle w:val="CommentText"/>
      </w:pPr>
      <w:r>
        <w:rPr>
          <w:lang w:val="en-GB"/>
        </w:rPr>
        <w:t>S for sample</w:t>
      </w:r>
    </w:p>
    <w:p w14:paraId="50BD2145" w14:textId="77777777" w:rsidR="000E0224" w:rsidRDefault="000E0224" w:rsidP="000E0224">
      <w:pPr>
        <w:pStyle w:val="CommentText"/>
      </w:pPr>
      <w:r>
        <w:rPr>
          <w:lang w:val="en-GB"/>
        </w:rPr>
        <w:t>E for equipment</w:t>
      </w:r>
    </w:p>
  </w:comment>
  <w:comment w:id="214" w:author="Van den broeck, Tamara [JRDBE NON-J&amp;J]" w:date="2026-09-10T15:40:00Z" w:initials="TV">
    <w:p w14:paraId="2760FBC4" w14:textId="77777777" w:rsidR="000E0224" w:rsidRDefault="000E0224" w:rsidP="000E0224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Is this not same as scenario 10</w:t>
      </w:r>
    </w:p>
  </w:comment>
  <w:comment w:id="217" w:author="Van den broeck, Tamara [JRDBE NON-J&amp;J]" w:date="2026-09-10T15:48:00Z" w:initials="TV">
    <w:p w14:paraId="105AB506" w14:textId="77777777" w:rsidR="0017092C" w:rsidRDefault="0017092C" w:rsidP="0017092C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Shall store the uncommited data temporarly for recovery</w:t>
      </w:r>
    </w:p>
  </w:comment>
  <w:comment w:id="221" w:author="Van den broeck, Tamara [JRDBE NON-J&amp;J]" w:date="2026-09-10T15:48:00Z" w:initials="TV">
    <w:p w14:paraId="1954E7A2" w14:textId="77777777" w:rsidR="0017092C" w:rsidRDefault="0017092C" w:rsidP="0017092C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Is DEV note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F63BE96" w15:done="0"/>
  <w15:commentEx w15:paraId="1626EC50" w15:paraIdParent="3F63BE96" w15:done="0"/>
  <w15:commentEx w15:paraId="17985449" w15:done="0"/>
  <w15:commentEx w15:paraId="1E1FE280" w15:done="0"/>
  <w15:commentEx w15:paraId="6C5A8E4C" w15:done="0"/>
  <w15:commentEx w15:paraId="2B291125" w15:done="1"/>
  <w15:commentEx w15:paraId="046C945A" w15:done="0"/>
  <w15:commentEx w15:paraId="6482572E" w15:done="0"/>
  <w15:commentEx w15:paraId="4A77B520" w15:done="0"/>
  <w15:commentEx w15:paraId="1F232F2C" w15:done="0"/>
  <w15:commentEx w15:paraId="08FC7187" w15:done="0"/>
  <w15:commentEx w15:paraId="18E4E5ED" w15:paraIdParent="08FC7187" w15:done="0"/>
  <w15:commentEx w15:paraId="71593621" w15:done="0"/>
  <w15:commentEx w15:paraId="15C1912C" w15:paraIdParent="71593621" w15:done="0"/>
  <w15:commentEx w15:paraId="2CCCA7B3" w15:done="0"/>
  <w15:commentEx w15:paraId="51CC4F4D" w15:paraIdParent="2CCCA7B3" w15:done="0"/>
  <w15:commentEx w15:paraId="3556446F" w15:done="0"/>
  <w15:commentEx w15:paraId="50BD2145" w15:done="0"/>
  <w15:commentEx w15:paraId="2760FBC4" w15:done="0"/>
  <w15:commentEx w15:paraId="105AB506" w15:done="0"/>
  <w15:commentEx w15:paraId="1954E7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513875" w16cex:dateUtc="2026-09-10T12:31:00Z"/>
  <w16cex:commentExtensible w16cex:durableId="0A6C194F" w16cex:dateUtc="2026-09-10T13:52:00Z"/>
  <w16cex:commentExtensible w16cex:durableId="79F4737A" w16cex:dateUtc="2026-09-10T13:07:00Z"/>
  <w16cex:commentExtensible w16cex:durableId="42FBBD72" w16cex:dateUtc="2026-09-10T13:08:00Z"/>
  <w16cex:commentExtensible w16cex:durableId="5514D372" w16cex:dateUtc="2026-09-10T13:44:00Z"/>
  <w16cex:commentExtensible w16cex:durableId="71185A63" w16cex:dateUtc="2026-09-10T12:40:00Z"/>
  <w16cex:commentExtensible w16cex:durableId="25F018F8" w16cex:dateUtc="2026-09-10T12:57:00Z"/>
  <w16cex:commentExtensible w16cex:durableId="76D0F424" w16cex:dateUtc="2026-09-10T13:17:00Z"/>
  <w16cex:commentExtensible w16cex:durableId="51E05311" w16cex:dateUtc="2026-09-10T13:22:00Z"/>
  <w16cex:commentExtensible w16cex:durableId="53D41958" w16cex:dateUtc="2026-09-10T13:23:00Z"/>
  <w16cex:commentExtensible w16cex:durableId="5BC7A2BA" w16cex:dateUtc="2026-09-10T13:26:00Z"/>
  <w16cex:commentExtensible w16cex:durableId="29372217" w16cex:dateUtc="2026-09-10T13:27:00Z"/>
  <w16cex:commentExtensible w16cex:durableId="354184E1" w16cex:dateUtc="2026-09-10T13:35:00Z"/>
  <w16cex:commentExtensible w16cex:durableId="7332FFA6" w16cex:dateUtc="2026-09-10T13:37:00Z"/>
  <w16cex:commentExtensible w16cex:durableId="09783E76" w16cex:dateUtc="2026-09-10T13:36:00Z"/>
  <w16cex:commentExtensible w16cex:durableId="1D277606" w16cex:dateUtc="2026-09-10T13:37:00Z"/>
  <w16cex:commentExtensible w16cex:durableId="543D45E2" w16cex:dateUtc="2026-09-10T13:41:00Z"/>
  <w16cex:commentExtensible w16cex:durableId="7ADCA0F4" w16cex:dateUtc="2026-09-10T13:39:00Z"/>
  <w16cex:commentExtensible w16cex:durableId="22BD81B8" w16cex:dateUtc="2026-09-10T13:40:00Z"/>
  <w16cex:commentExtensible w16cex:durableId="0395B1C9" w16cex:dateUtc="2026-09-10T13:48:00Z"/>
  <w16cex:commentExtensible w16cex:durableId="147B86D8" w16cex:dateUtc="2026-09-10T13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F63BE96" w16cid:durableId="00513875"/>
  <w16cid:commentId w16cid:paraId="1626EC50" w16cid:durableId="0A6C194F"/>
  <w16cid:commentId w16cid:paraId="17985449" w16cid:durableId="79F4737A"/>
  <w16cid:commentId w16cid:paraId="1E1FE280" w16cid:durableId="42FBBD72"/>
  <w16cid:commentId w16cid:paraId="6C5A8E4C" w16cid:durableId="5514D372"/>
  <w16cid:commentId w16cid:paraId="2B291125" w16cid:durableId="71185A63"/>
  <w16cid:commentId w16cid:paraId="046C945A" w16cid:durableId="25F018F8"/>
  <w16cid:commentId w16cid:paraId="6482572E" w16cid:durableId="76D0F424"/>
  <w16cid:commentId w16cid:paraId="4A77B520" w16cid:durableId="51E05311"/>
  <w16cid:commentId w16cid:paraId="1F232F2C" w16cid:durableId="53D41958"/>
  <w16cid:commentId w16cid:paraId="08FC7187" w16cid:durableId="5BC7A2BA"/>
  <w16cid:commentId w16cid:paraId="18E4E5ED" w16cid:durableId="29372217"/>
  <w16cid:commentId w16cid:paraId="71593621" w16cid:durableId="354184E1"/>
  <w16cid:commentId w16cid:paraId="15C1912C" w16cid:durableId="7332FFA6"/>
  <w16cid:commentId w16cid:paraId="2CCCA7B3" w16cid:durableId="09783E76"/>
  <w16cid:commentId w16cid:paraId="51CC4F4D" w16cid:durableId="1D277606"/>
  <w16cid:commentId w16cid:paraId="3556446F" w16cid:durableId="543D45E2"/>
  <w16cid:commentId w16cid:paraId="50BD2145" w16cid:durableId="7ADCA0F4"/>
  <w16cid:commentId w16cid:paraId="2760FBC4" w16cid:durableId="22BD81B8"/>
  <w16cid:commentId w16cid:paraId="105AB506" w16cid:durableId="0395B1C9"/>
  <w16cid:commentId w16cid:paraId="1954E7A2" w16cid:durableId="147B86D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5B71"/>
    <w:multiLevelType w:val="hybridMultilevel"/>
    <w:tmpl w:val="77A44CC4"/>
    <w:lvl w:ilvl="0" w:tplc="643A94D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A1609"/>
    <w:multiLevelType w:val="hybridMultilevel"/>
    <w:tmpl w:val="5BA417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D876BD"/>
    <w:multiLevelType w:val="multilevel"/>
    <w:tmpl w:val="1A50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96264"/>
    <w:multiLevelType w:val="multilevel"/>
    <w:tmpl w:val="D928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935711"/>
    <w:multiLevelType w:val="hybridMultilevel"/>
    <w:tmpl w:val="714862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2726205">
    <w:abstractNumId w:val="3"/>
  </w:num>
  <w:num w:numId="2" w16cid:durableId="2136636427">
    <w:abstractNumId w:val="2"/>
  </w:num>
  <w:num w:numId="3" w16cid:durableId="1534927781">
    <w:abstractNumId w:val="4"/>
  </w:num>
  <w:num w:numId="4" w16cid:durableId="926573779">
    <w:abstractNumId w:val="1"/>
  </w:num>
  <w:num w:numId="5" w16cid:durableId="210557052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an den broeck, Tamara [JRDBE NON-J&amp;J]">
    <w15:presenceInfo w15:providerId="AD" w15:userId="S::TVanDe17@its.jnj.com::c93789d0-7653-4150-b40e-4695e10f044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61C"/>
    <w:rsid w:val="00077AEC"/>
    <w:rsid w:val="000E0224"/>
    <w:rsid w:val="0017092C"/>
    <w:rsid w:val="002A7A26"/>
    <w:rsid w:val="002A7E81"/>
    <w:rsid w:val="003A7501"/>
    <w:rsid w:val="004F4341"/>
    <w:rsid w:val="006B0B6E"/>
    <w:rsid w:val="007937A8"/>
    <w:rsid w:val="007F6A09"/>
    <w:rsid w:val="009521CF"/>
    <w:rsid w:val="00955E67"/>
    <w:rsid w:val="009C5C2A"/>
    <w:rsid w:val="00CA561C"/>
    <w:rsid w:val="00CB2A22"/>
    <w:rsid w:val="00D64A3F"/>
    <w:rsid w:val="00D839C2"/>
    <w:rsid w:val="00FC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DE2FB"/>
  <w15:chartTrackingRefBased/>
  <w15:docId w15:val="{4C5F0697-A407-4BD4-AA5E-EB63A9791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61C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A561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937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37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37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37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37A8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F6A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A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1961</Words>
  <Characters>11183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den broeck, Tamara [JRDBE NON-J&amp;J]</dc:creator>
  <cp:keywords/>
  <dc:description/>
  <cp:lastModifiedBy>Van den broeck, Tamara [JRDBE NON-J&amp;J]</cp:lastModifiedBy>
  <cp:revision>6</cp:revision>
  <dcterms:created xsi:type="dcterms:W3CDTF">2026-09-10T12:25:00Z</dcterms:created>
  <dcterms:modified xsi:type="dcterms:W3CDTF">2026-09-10T14:08:00Z</dcterms:modified>
</cp:coreProperties>
</file>